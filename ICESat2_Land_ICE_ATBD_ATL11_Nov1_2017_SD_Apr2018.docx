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0E871" w14:textId="57DB7EC9" w:rsidR="00816980" w:rsidRPr="00691C47" w:rsidRDefault="00133962" w:rsidP="00CA0AB0">
      <w:pPr>
        <w:ind w:left="720" w:hanging="720"/>
        <w:jc w:val="center"/>
        <w:rPr>
          <w:b/>
          <w:bCs/>
          <w:iCs/>
          <w:color w:val="FF0000"/>
          <w:sz w:val="36"/>
          <w:szCs w:val="36"/>
        </w:rPr>
      </w:pPr>
      <w:r w:rsidRPr="00691C47">
        <w:rPr>
          <w:b/>
          <w:bCs/>
          <w:iCs/>
          <w:noProof/>
          <w:color w:val="FF0000"/>
          <w:sz w:val="36"/>
          <w:szCs w:val="36"/>
        </w:rPr>
        <mc:AlternateContent>
          <mc:Choice Requires="wps">
            <w:drawing>
              <wp:anchor distT="0" distB="0" distL="114300" distR="114300" simplePos="0" relativeHeight="251655168" behindDoc="0" locked="0" layoutInCell="1" allowOverlap="1" wp14:anchorId="64615890" wp14:editId="7280F247">
                <wp:simplePos x="0" y="0"/>
                <wp:positionH relativeFrom="column">
                  <wp:posOffset>46990</wp:posOffset>
                </wp:positionH>
                <wp:positionV relativeFrom="page">
                  <wp:posOffset>1230630</wp:posOffset>
                </wp:positionV>
                <wp:extent cx="12700" cy="6063615"/>
                <wp:effectExtent l="34290" t="36830" r="54610" b="4635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6063615"/>
                        </a:xfrm>
                        <a:prstGeom prst="line">
                          <a:avLst/>
                        </a:prstGeom>
                        <a:noFill/>
                        <a:ln w="508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24A633" id="Line 3"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7pt,96.9pt" to="4.7pt,57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" strokeweight="4pt">
                <w10:wrap anchory="page"/>
              </v:line>
            </w:pict>
          </mc:Fallback>
        </mc:AlternateContent>
      </w:r>
      <w:bookmarkStart w:id="0" w:name="_Ref272150119"/>
      <w:bookmarkEnd w:id="0"/>
      <w:r w:rsidR="00816980" w:rsidRPr="00691C47">
        <w:rPr>
          <w:b/>
          <w:bCs/>
          <w:iCs/>
          <w:color w:val="FF0000"/>
          <w:sz w:val="36"/>
          <w:szCs w:val="36"/>
        </w:rPr>
        <w:t>DRAFT</w:t>
      </w:r>
      <w:r w:rsidR="006D4043" w:rsidRPr="00691C47">
        <w:rPr>
          <w:b/>
          <w:bCs/>
          <w:iCs/>
          <w:color w:val="FF0000"/>
          <w:sz w:val="36"/>
          <w:szCs w:val="36"/>
        </w:rPr>
        <w:t xml:space="preserve"> </w:t>
      </w:r>
    </w:p>
    <w:p w14:paraId="4542263F" w14:textId="77777777" w:rsidR="00816980" w:rsidRPr="00691C47" w:rsidRDefault="00816980">
      <w:pPr>
        <w:ind w:right="-540"/>
        <w:jc w:val="center"/>
        <w:rPr>
          <w:b/>
          <w:bCs/>
          <w:iCs/>
        </w:rPr>
      </w:pPr>
    </w:p>
    <w:p w14:paraId="15C207A5" w14:textId="77777777" w:rsidR="00816980" w:rsidRPr="00691C47" w:rsidRDefault="00816980">
      <w:pPr>
        <w:ind w:left="57" w:right="-540"/>
        <w:jc w:val="center"/>
        <w:rPr>
          <w:b/>
          <w:bCs/>
          <w:iCs/>
        </w:rPr>
      </w:pPr>
    </w:p>
    <w:p w14:paraId="4DBE4D54" w14:textId="40252220" w:rsidR="00B878A6" w:rsidRPr="00691C47" w:rsidRDefault="00B878A6" w:rsidP="00B878A6">
      <w:pPr>
        <w:ind w:left="57" w:right="-540"/>
        <w:jc w:val="center"/>
        <w:rPr>
          <w:b/>
          <w:bCs/>
          <w:iCs/>
          <w:sz w:val="36"/>
          <w:szCs w:val="36"/>
        </w:rPr>
      </w:pPr>
      <w:r w:rsidRPr="00691C47">
        <w:rPr>
          <w:b/>
          <w:bCs/>
          <w:iCs/>
          <w:sz w:val="36"/>
          <w:szCs w:val="36"/>
        </w:rPr>
        <w:t xml:space="preserve">ICE, CLOUD, and Land </w:t>
      </w:r>
      <w:r w:rsidR="00D26E43" w:rsidRPr="00691C47">
        <w:rPr>
          <w:b/>
          <w:bCs/>
          <w:iCs/>
          <w:sz w:val="36"/>
          <w:szCs w:val="36"/>
        </w:rPr>
        <w:t>Elevation</w:t>
      </w:r>
      <w:r w:rsidRPr="00691C47">
        <w:rPr>
          <w:b/>
          <w:bCs/>
          <w:iCs/>
          <w:sz w:val="36"/>
          <w:szCs w:val="36"/>
        </w:rPr>
        <w:t xml:space="preserve"> Satellite</w:t>
      </w:r>
      <w:r w:rsidR="00B80039" w:rsidRPr="00691C47">
        <w:rPr>
          <w:b/>
          <w:bCs/>
          <w:iCs/>
          <w:sz w:val="36"/>
          <w:szCs w:val="36"/>
        </w:rPr>
        <w:t>-2</w:t>
      </w:r>
    </w:p>
    <w:p w14:paraId="18A974D2" w14:textId="77777777" w:rsidR="00B878A6" w:rsidRPr="00691C47" w:rsidRDefault="00B878A6" w:rsidP="00B878A6">
      <w:pPr>
        <w:ind w:left="57" w:right="-540"/>
        <w:jc w:val="center"/>
        <w:rPr>
          <w:b/>
          <w:bCs/>
          <w:iCs/>
          <w:sz w:val="36"/>
          <w:szCs w:val="36"/>
        </w:rPr>
      </w:pPr>
      <w:r w:rsidRPr="00691C47">
        <w:rPr>
          <w:b/>
          <w:bCs/>
          <w:iCs/>
          <w:sz w:val="36"/>
          <w:szCs w:val="36"/>
        </w:rPr>
        <w:t>(ICESat-2) Project</w:t>
      </w:r>
    </w:p>
    <w:p w14:paraId="37F365F2" w14:textId="77777777" w:rsidR="00B878A6" w:rsidRPr="00691C47" w:rsidRDefault="00B878A6" w:rsidP="00B878A6">
      <w:pPr>
        <w:ind w:left="57" w:right="-540"/>
        <w:jc w:val="center"/>
        <w:rPr>
          <w:b/>
          <w:bCs/>
          <w:iCs/>
        </w:rPr>
      </w:pPr>
    </w:p>
    <w:p w14:paraId="0F9ABD99" w14:textId="77777777" w:rsidR="00B878A6" w:rsidRPr="00691C47" w:rsidRDefault="00B878A6" w:rsidP="00B878A6">
      <w:pPr>
        <w:ind w:left="57" w:right="-45"/>
        <w:jc w:val="center"/>
        <w:rPr>
          <w:b/>
          <w:sz w:val="44"/>
          <w:szCs w:val="44"/>
        </w:rPr>
      </w:pPr>
      <w:r w:rsidRPr="00691C47">
        <w:rPr>
          <w:b/>
          <w:sz w:val="44"/>
          <w:szCs w:val="44"/>
        </w:rPr>
        <w:t>Algorithm Theoretical Basis Document (ATBD)</w:t>
      </w:r>
    </w:p>
    <w:p w14:paraId="3E685167" w14:textId="1E1D9BA6" w:rsidR="00B878A6" w:rsidRPr="00691C47" w:rsidRDefault="009B294C" w:rsidP="00B878A6">
      <w:pPr>
        <w:ind w:left="57" w:right="-45"/>
        <w:jc w:val="center"/>
        <w:rPr>
          <w:b/>
          <w:sz w:val="44"/>
          <w:szCs w:val="44"/>
        </w:rPr>
      </w:pPr>
      <w:r w:rsidRPr="00691C47">
        <w:rPr>
          <w:b/>
          <w:sz w:val="44"/>
          <w:szCs w:val="44"/>
        </w:rPr>
        <w:t>For</w:t>
      </w:r>
    </w:p>
    <w:p w14:paraId="69C166CD" w14:textId="4307A672" w:rsidR="00162CE8" w:rsidRPr="00691C47" w:rsidRDefault="00B878A6" w:rsidP="00B878A6">
      <w:pPr>
        <w:ind w:left="57" w:right="-45"/>
        <w:jc w:val="center"/>
        <w:rPr>
          <w:b/>
          <w:bCs/>
          <w:iCs/>
          <w:sz w:val="44"/>
          <w:szCs w:val="44"/>
        </w:rPr>
      </w:pPr>
      <w:r w:rsidRPr="00691C47">
        <w:rPr>
          <w:b/>
          <w:sz w:val="44"/>
          <w:szCs w:val="44"/>
        </w:rPr>
        <w:t>Land-Ice Along-Track Products</w:t>
      </w:r>
    </w:p>
    <w:p w14:paraId="72056F57" w14:textId="77777777" w:rsidR="00816980" w:rsidRPr="00691C47" w:rsidRDefault="00816980">
      <w:pPr>
        <w:jc w:val="center"/>
        <w:rPr>
          <w:b/>
          <w:bCs/>
        </w:rPr>
      </w:pPr>
    </w:p>
    <w:p w14:paraId="558D57F0" w14:textId="77777777" w:rsidR="00816980" w:rsidRPr="00691C47" w:rsidRDefault="00816980" w:rsidP="006F4625">
      <w:pPr>
        <w:rPr>
          <w:b/>
          <w:bCs/>
        </w:rPr>
      </w:pPr>
    </w:p>
    <w:p w14:paraId="2E9A6FBE" w14:textId="77777777" w:rsidR="00EC3158" w:rsidRPr="00691C47" w:rsidRDefault="00B878A6" w:rsidP="00B878A6">
      <w:pPr>
        <w:jc w:val="center"/>
        <w:rPr>
          <w:b/>
          <w:bCs/>
        </w:rPr>
      </w:pPr>
      <w:r w:rsidRPr="00691C47">
        <w:rPr>
          <w:b/>
          <w:bCs/>
        </w:rPr>
        <w:t xml:space="preserve">Prepared By: </w:t>
      </w:r>
      <w:r w:rsidR="00EC3158" w:rsidRPr="00691C47">
        <w:rPr>
          <w:b/>
          <w:bCs/>
        </w:rPr>
        <w:t>Benjamin Smith, University of Washington Applied Physics Lab</w:t>
      </w:r>
    </w:p>
    <w:p w14:paraId="0BEB02DA" w14:textId="77777777" w:rsidR="00B878A6" w:rsidRPr="00691C47" w:rsidRDefault="00B878A6" w:rsidP="00B878A6">
      <w:pPr>
        <w:jc w:val="center"/>
        <w:rPr>
          <w:b/>
          <w:bCs/>
        </w:rPr>
      </w:pPr>
    </w:p>
    <w:p w14:paraId="28ED1B40" w14:textId="42002AF2" w:rsidR="00816980" w:rsidRPr="00691C47" w:rsidRDefault="00816980">
      <w:pPr>
        <w:jc w:val="center"/>
        <w:rPr>
          <w:b/>
          <w:bCs/>
        </w:rPr>
      </w:pPr>
    </w:p>
    <w:p w14:paraId="2B3B3A3F" w14:textId="3C67A56A" w:rsidR="00816980" w:rsidRPr="00691C47" w:rsidRDefault="009B1F06">
      <w:pPr>
        <w:jc w:val="center"/>
        <w:rPr>
          <w:b/>
          <w:bCs/>
        </w:rPr>
      </w:pPr>
      <w:r w:rsidRPr="00691C47">
        <w:rPr>
          <w:b/>
          <w:bCs/>
          <w:iCs/>
          <w:noProof/>
        </w:rPr>
        <mc:AlternateContent>
          <mc:Choice Requires="wps">
            <w:drawing>
              <wp:anchor distT="0" distB="0" distL="114300" distR="114300" simplePos="0" relativeHeight="251658240" behindDoc="0" locked="0" layoutInCell="1" allowOverlap="1" wp14:anchorId="308EEE23" wp14:editId="6F41A76D">
                <wp:simplePos x="0" y="0"/>
                <wp:positionH relativeFrom="column">
                  <wp:posOffset>1844040</wp:posOffset>
                </wp:positionH>
                <wp:positionV relativeFrom="page">
                  <wp:posOffset>7653020</wp:posOffset>
                </wp:positionV>
                <wp:extent cx="2194560" cy="680085"/>
                <wp:effectExtent l="0" t="0" r="0" b="5715"/>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8008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1F145BC1" w14:textId="77777777" w:rsidR="00332069" w:rsidRDefault="00332069" w:rsidP="00816980">
                            <w:pPr>
                              <w:jc w:val="center"/>
                              <w:rPr>
                                <w:b/>
                              </w:rPr>
                            </w:pPr>
                            <w:r>
                              <w:rPr>
                                <w:b/>
                              </w:rPr>
                              <w:t>Goddard Space Flight Center</w:t>
                            </w:r>
                          </w:p>
                          <w:p w14:paraId="6B10C8D0" w14:textId="77777777" w:rsidR="00332069" w:rsidRDefault="00332069" w:rsidP="00816980">
                            <w:pPr>
                              <w:jc w:val="center"/>
                              <w:rPr>
                                <w:b/>
                              </w:rPr>
                            </w:pPr>
                            <w:r>
                              <w:rPr>
                                <w:b/>
                              </w:rPr>
                              <w:t>Greenbelt, Maryland</w:t>
                            </w:r>
                          </w:p>
                          <w:p w14:paraId="7DF4BB43" w14:textId="77777777" w:rsidR="00332069" w:rsidRPr="001B0407" w:rsidRDefault="00332069" w:rsidP="008169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EEE23" id="_x0000_t202" coordsize="21600,21600" o:spt="202" path="m0,0l0,21600,21600,21600,21600,0xe">
                <v:stroke joinstyle="miter"/>
                <v:path gradientshapeok="t" o:connecttype="rect"/>
              </v:shapetype>
              <v:shape id="Text Box 6" o:spid="_x0000_s1026" type="#_x0000_t202" style="position:absolute;left:0;text-align:left;margin-left:145.2pt;margin-top:602.6pt;width:172.8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" stroked="f">
                <v:textbox>
                  <w:txbxContent>
                    <w:p w14:paraId="1F145BC1" w14:textId="77777777" w:rsidR="00332069" w:rsidRDefault="00332069" w:rsidP="00816980">
                      <w:pPr>
                        <w:jc w:val="center"/>
                        <w:rPr>
                          <w:b/>
                        </w:rPr>
                      </w:pPr>
                      <w:r>
                        <w:rPr>
                          <w:b/>
                        </w:rPr>
                        <w:t>Goddard Space Flight Center</w:t>
                      </w:r>
                    </w:p>
                    <w:p w14:paraId="6B10C8D0" w14:textId="77777777" w:rsidR="00332069" w:rsidRDefault="00332069" w:rsidP="00816980">
                      <w:pPr>
                        <w:jc w:val="center"/>
                        <w:rPr>
                          <w:b/>
                        </w:rPr>
                      </w:pPr>
                      <w:r>
                        <w:rPr>
                          <w:b/>
                        </w:rPr>
                        <w:t>Greenbelt, Maryland</w:t>
                      </w:r>
                    </w:p>
                    <w:p w14:paraId="7DF4BB43" w14:textId="77777777" w:rsidR="00332069" w:rsidRPr="001B0407" w:rsidRDefault="00332069" w:rsidP="00816980"/>
                  </w:txbxContent>
                </v:textbox>
                <w10:wrap anchory="page"/>
              </v:shape>
            </w:pict>
          </mc:Fallback>
        </mc:AlternateContent>
      </w:r>
    </w:p>
    <w:p w14:paraId="1A364E1E" w14:textId="4B97A0C5" w:rsidR="00816980" w:rsidRPr="00691C47" w:rsidRDefault="009B1F06">
      <w:pPr>
        <w:jc w:val="center"/>
      </w:pPr>
      <w:r w:rsidRPr="00691C47">
        <w:rPr>
          <w:b/>
          <w:bCs/>
          <w:iCs/>
          <w:noProof/>
        </w:rPr>
        <mc:AlternateContent>
          <mc:Choice Requires="wps">
            <w:drawing>
              <wp:anchor distT="0" distB="0" distL="114300" distR="114300" simplePos="0" relativeHeight="251656192" behindDoc="0" locked="0" layoutInCell="1" allowOverlap="1" wp14:anchorId="6E118101" wp14:editId="5D18A1E7">
                <wp:simplePos x="0" y="0"/>
                <wp:positionH relativeFrom="column">
                  <wp:posOffset>762000</wp:posOffset>
                </wp:positionH>
                <wp:positionV relativeFrom="page">
                  <wp:posOffset>7955915</wp:posOffset>
                </wp:positionV>
                <wp:extent cx="5137785" cy="0"/>
                <wp:effectExtent l="0" t="25400" r="18415"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7785" cy="0"/>
                        </a:xfrm>
                        <a:prstGeom prst="line">
                          <a:avLst/>
                        </a:prstGeom>
                        <a:noFill/>
                        <a:ln w="508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8510F"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0pt,626.45pt" to="464.55pt,6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" strokeweight="4pt">
                <w10:wrap anchory="page"/>
              </v:line>
            </w:pict>
          </mc:Fallback>
        </mc:AlternateContent>
      </w:r>
    </w:p>
    <w:p w14:paraId="12FF875A" w14:textId="77777777" w:rsidR="000A6087" w:rsidRPr="00691C47" w:rsidRDefault="000A6087">
      <w:pPr>
        <w:jc w:val="center"/>
      </w:pPr>
    </w:p>
    <w:p w14:paraId="305F9676" w14:textId="01BFF6B1" w:rsidR="00816980" w:rsidRPr="00691C47" w:rsidRDefault="00816980">
      <w:pPr>
        <w:jc w:val="center"/>
        <w:rPr>
          <w:b/>
          <w:bCs/>
        </w:rPr>
      </w:pPr>
    </w:p>
    <w:p w14:paraId="41E1E9EB" w14:textId="058F76B7" w:rsidR="00877214" w:rsidRPr="00F20580" w:rsidRDefault="00B2032F" w:rsidP="00482FF4">
      <w:r>
        <w:rPr>
          <w:b/>
          <w:bCs/>
          <w:iCs/>
          <w:noProof/>
        </w:rPr>
        <w:drawing>
          <wp:anchor distT="0" distB="0" distL="114300" distR="114300" simplePos="0" relativeHeight="251657216" behindDoc="0" locked="0" layoutInCell="1" allowOverlap="1" wp14:anchorId="7C09F57F" wp14:editId="3FDC6806">
            <wp:simplePos x="0" y="0"/>
            <wp:positionH relativeFrom="column">
              <wp:posOffset>-562610</wp:posOffset>
            </wp:positionH>
            <wp:positionV relativeFrom="page">
              <wp:posOffset>7370445</wp:posOffset>
            </wp:positionV>
            <wp:extent cx="1324610" cy="1170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4610" cy="1170940"/>
                    </a:xfrm>
                    <a:prstGeom prst="rect">
                      <a:avLst/>
                    </a:prstGeom>
                    <a:noFill/>
                  </pic:spPr>
                </pic:pic>
              </a:graphicData>
            </a:graphic>
            <wp14:sizeRelH relativeFrom="page">
              <wp14:pctWidth>0</wp14:pctWidth>
            </wp14:sizeRelH>
            <wp14:sizeRelV relativeFrom="page">
              <wp14:pctHeight>0</wp14:pctHeight>
            </wp14:sizeRelV>
          </wp:anchor>
        </w:drawing>
      </w:r>
      <w:r w:rsidR="00B878A6" w:rsidRPr="00691C47">
        <w:rPr>
          <w:b/>
          <w:bCs/>
          <w:iCs/>
          <w:noProof/>
        </w:rPr>
        <mc:AlternateContent>
          <mc:Choice Requires="wps">
            <w:drawing>
              <wp:anchor distT="0" distB="0" distL="114300" distR="114300" simplePos="0" relativeHeight="251659264" behindDoc="0" locked="0" layoutInCell="1" allowOverlap="1" wp14:anchorId="058F85ED" wp14:editId="7D043ABD">
                <wp:simplePos x="0" y="0"/>
                <wp:positionH relativeFrom="column">
                  <wp:posOffset>-758190</wp:posOffset>
                </wp:positionH>
                <wp:positionV relativeFrom="paragraph">
                  <wp:posOffset>1514475</wp:posOffset>
                </wp:positionV>
                <wp:extent cx="1758950" cy="520700"/>
                <wp:effectExtent l="0" t="0" r="0" b="1270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20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189DC8A8" w14:textId="77777777" w:rsidR="00332069" w:rsidRPr="00B409F6" w:rsidRDefault="00332069" w:rsidP="00B409F6">
                            <w:pPr>
                              <w:jc w:val="center"/>
                              <w:rPr>
                                <w:rFonts w:ascii="Arial" w:hAnsi="Arial"/>
                                <w:b/>
                                <w:bCs/>
                                <w:sz w:val="18"/>
                                <w:szCs w:val="18"/>
                              </w:rPr>
                            </w:pPr>
                            <w:r>
                              <w:rPr>
                                <w:rFonts w:ascii="Arial" w:hAnsi="Arial"/>
                                <w:b/>
                                <w:bCs/>
                                <w:sz w:val="18"/>
                                <w:szCs w:val="18"/>
                              </w:rPr>
                              <w:t>National Aeronautics and Space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F85ED" id="Text Box 7" o:spid="_x0000_s1027" type="#_x0000_t202" style="position:absolute;margin-left:-59.7pt;margin-top:119.25pt;width:138.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" filled="f" stroked="f">
                <v:textbox>
                  <w:txbxContent>
                    <w:p w14:paraId="189DC8A8" w14:textId="77777777" w:rsidR="00332069" w:rsidRPr="00B409F6" w:rsidRDefault="00332069" w:rsidP="00B409F6">
                      <w:pPr>
                        <w:jc w:val="center"/>
                        <w:rPr>
                          <w:rFonts w:ascii="Arial" w:hAnsi="Arial"/>
                          <w:b/>
                          <w:bCs/>
                          <w:sz w:val="18"/>
                          <w:szCs w:val="18"/>
                        </w:rPr>
                      </w:pPr>
                      <w:r>
                        <w:rPr>
                          <w:rFonts w:ascii="Arial" w:hAnsi="Arial"/>
                          <w:b/>
                          <w:bCs/>
                          <w:sz w:val="18"/>
                          <w:szCs w:val="18"/>
                        </w:rPr>
                        <w:t>National Aeronautics and Space Administration</w:t>
                      </w:r>
                    </w:p>
                  </w:txbxContent>
                </v:textbox>
              </v:shape>
            </w:pict>
          </mc:Fallback>
        </mc:AlternateContent>
      </w:r>
    </w:p>
    <w:p w14:paraId="61257542" w14:textId="184B34CB" w:rsidR="00D8276C" w:rsidRPr="00691C47" w:rsidRDefault="0007152B" w:rsidP="0007152B">
      <w:pPr>
        <w:pStyle w:val="IntroTitle"/>
        <w:rPr>
          <w:rFonts w:ascii="Times New Roman" w:hAnsi="Times New Roman" w:cs="Times New Roman"/>
          <w:sz w:val="24"/>
          <w:szCs w:val="24"/>
        </w:rPr>
      </w:pPr>
      <w:bookmarkStart w:id="1" w:name="_Toc497824313"/>
      <w:r w:rsidRPr="00691C47">
        <w:rPr>
          <w:rFonts w:ascii="Times New Roman" w:hAnsi="Times New Roman" w:cs="Times New Roman"/>
          <w:sz w:val="24"/>
          <w:szCs w:val="24"/>
        </w:rPr>
        <w:lastRenderedPageBreak/>
        <w:t>Abstract</w:t>
      </w:r>
      <w:bookmarkEnd w:id="1"/>
    </w:p>
    <w:p w14:paraId="3ADC200C" w14:textId="77777777" w:rsidR="00BB4306" w:rsidRPr="00F20580" w:rsidRDefault="00BB4306"/>
    <w:p w14:paraId="0A4CD84B" w14:textId="11E5D3AF" w:rsidR="00816980" w:rsidRPr="00691C47" w:rsidRDefault="00B878A6" w:rsidP="00A77929">
      <w:pPr>
        <w:pStyle w:val="IntroTitle"/>
        <w:rPr>
          <w:rFonts w:ascii="Times New Roman" w:hAnsi="Times New Roman" w:cs="Times New Roman"/>
          <w:sz w:val="24"/>
          <w:szCs w:val="24"/>
        </w:rPr>
      </w:pPr>
      <w:bookmarkStart w:id="2" w:name="_Toc497824314"/>
      <w:r w:rsidRPr="00691C47">
        <w:rPr>
          <w:rFonts w:ascii="Times New Roman" w:hAnsi="Times New Roman" w:cs="Times New Roman"/>
          <w:sz w:val="24"/>
          <w:szCs w:val="24"/>
        </w:rPr>
        <w:lastRenderedPageBreak/>
        <w:t xml:space="preserve">CM </w:t>
      </w:r>
      <w:r w:rsidR="00816980" w:rsidRPr="00691C47">
        <w:rPr>
          <w:rFonts w:ascii="Times New Roman" w:hAnsi="Times New Roman" w:cs="Times New Roman"/>
          <w:sz w:val="24"/>
          <w:szCs w:val="24"/>
        </w:rPr>
        <w:t>F</w:t>
      </w:r>
      <w:r w:rsidR="00704383" w:rsidRPr="00691C47">
        <w:rPr>
          <w:rFonts w:ascii="Times New Roman" w:hAnsi="Times New Roman" w:cs="Times New Roman"/>
          <w:sz w:val="24"/>
          <w:szCs w:val="24"/>
        </w:rPr>
        <w:t>oreword</w:t>
      </w:r>
      <w:bookmarkEnd w:id="2"/>
    </w:p>
    <w:p w14:paraId="0080476A" w14:textId="4BCF1E5A" w:rsidR="00B878A6" w:rsidRPr="00E240B4" w:rsidRDefault="00B878A6" w:rsidP="00B878A6">
      <w:r w:rsidRPr="00F20580">
        <w:t>This document is an Ice, Cloud, and Land Elevation</w:t>
      </w:r>
      <w:r w:rsidR="00B80039" w:rsidRPr="00F20580">
        <w:t xml:space="preserve"> Satellite-2</w:t>
      </w:r>
      <w:r w:rsidRPr="00F20580">
        <w:t xml:space="preserve"> (ICESat-2) Project Science Office controlled document.  Changes to this document require prior approval of the Science Development Team ATBD Lead or designee.  Proposed changes shall be submitted in the </w:t>
      </w:r>
      <w:proofErr w:type="spellStart"/>
      <w:r w:rsidRPr="00F20580">
        <w:t>ICESat</w:t>
      </w:r>
      <w:proofErr w:type="spellEnd"/>
      <w:r w:rsidRPr="00F20580">
        <w:t xml:space="preserve">-II Management Information System (MIS) via a </w:t>
      </w:r>
      <w:r w:rsidRPr="00C71D5E">
        <w:t>Signature Controlled Request (</w:t>
      </w:r>
      <w:proofErr w:type="spellStart"/>
      <w:r w:rsidRPr="00C71D5E">
        <w:t>SCoRe</w:t>
      </w:r>
      <w:proofErr w:type="spellEnd"/>
      <w:r w:rsidRPr="00C71D5E">
        <w:t xml:space="preserve">), along with supportive material justifying the proposed change.  </w:t>
      </w:r>
    </w:p>
    <w:p w14:paraId="54406E78" w14:textId="77777777" w:rsidR="00B878A6" w:rsidRPr="002D3B43" w:rsidRDefault="00B878A6" w:rsidP="00B878A6">
      <w:pPr>
        <w:rPr>
          <w:bCs/>
        </w:rPr>
      </w:pPr>
      <w:r w:rsidRPr="00E240B4">
        <w:t>In this document, a requirement is identified by “shall,” a good practice by “should,” permission by “may” or “can,” expectation by “will,” and descripti</w:t>
      </w:r>
      <w:r w:rsidRPr="002D3B43">
        <w:t>ve material by “is.”</w:t>
      </w:r>
    </w:p>
    <w:p w14:paraId="46DADDF1" w14:textId="77777777" w:rsidR="00B878A6" w:rsidRPr="002F2742" w:rsidRDefault="00B878A6" w:rsidP="00B878A6">
      <w:r w:rsidRPr="002F2742">
        <w:t>Questions or comments concerning this document should be addressed to:</w:t>
      </w:r>
    </w:p>
    <w:p w14:paraId="55813E84" w14:textId="77777777" w:rsidR="00B878A6" w:rsidRPr="00E460FE" w:rsidRDefault="00B878A6" w:rsidP="00B878A6">
      <w:r w:rsidRPr="002F2742">
        <w:t>ICESat-2 Project Science Office</w:t>
      </w:r>
      <w:r w:rsidRPr="002F2742">
        <w:br/>
        <w:t>Mail Stop 615</w:t>
      </w:r>
      <w:r w:rsidRPr="002F2742">
        <w:br/>
        <w:t>Goddard Space Flight Center</w:t>
      </w:r>
      <w:r w:rsidRPr="002F2742">
        <w:br/>
        <w:t>Greenbelt, Maryland 2077</w:t>
      </w:r>
      <w:r w:rsidRPr="00E460FE">
        <w:t>1</w:t>
      </w:r>
    </w:p>
    <w:p w14:paraId="7BBCBF1C" w14:textId="77777777" w:rsidR="00EB19F3" w:rsidRPr="00236FD9" w:rsidRDefault="00EB19F3" w:rsidP="00EB19F3"/>
    <w:p w14:paraId="44FD973D" w14:textId="707836C9" w:rsidR="001C047B" w:rsidRPr="00691C47" w:rsidRDefault="001C047B" w:rsidP="00FC2B9E">
      <w:pPr>
        <w:pStyle w:val="IntroTitle"/>
        <w:rPr>
          <w:rFonts w:ascii="Times New Roman" w:hAnsi="Times New Roman" w:cs="Times New Roman"/>
          <w:sz w:val="24"/>
          <w:szCs w:val="24"/>
        </w:rPr>
      </w:pPr>
      <w:bookmarkStart w:id="3" w:name="_Toc309895783"/>
      <w:bookmarkStart w:id="4" w:name="_Toc497824315"/>
      <w:r w:rsidRPr="00691C47">
        <w:rPr>
          <w:rFonts w:ascii="Times New Roman" w:hAnsi="Times New Roman" w:cs="Times New Roman"/>
          <w:sz w:val="24"/>
          <w:szCs w:val="24"/>
        </w:rPr>
        <w:lastRenderedPageBreak/>
        <w:t>P</w:t>
      </w:r>
      <w:r w:rsidR="00704383" w:rsidRPr="00691C47">
        <w:rPr>
          <w:rFonts w:ascii="Times New Roman" w:hAnsi="Times New Roman" w:cs="Times New Roman"/>
          <w:sz w:val="24"/>
          <w:szCs w:val="24"/>
        </w:rPr>
        <w:t>reface</w:t>
      </w:r>
      <w:bookmarkEnd w:id="3"/>
      <w:bookmarkEnd w:id="4"/>
    </w:p>
    <w:p w14:paraId="17273202" w14:textId="77777777" w:rsidR="00EB07E6" w:rsidRPr="00E240B4" w:rsidRDefault="00EB07E6" w:rsidP="00EB07E6">
      <w:r w:rsidRPr="00F20580">
        <w:t xml:space="preserve">This document is the Algorithm Theoretical Basis Document for the TBD processing to be implemented at the ICESat-2 Science Investigator-led Processing System (SIPS). The SIPS </w:t>
      </w:r>
      <w:proofErr w:type="gramStart"/>
      <w:r w:rsidRPr="00F20580">
        <w:t>supports</w:t>
      </w:r>
      <w:proofErr w:type="gramEnd"/>
      <w:r w:rsidRPr="00F20580">
        <w:t xml:space="preserve"> the ATLAS (Advance Topographic Laser Altimeter System) instrument on the</w:t>
      </w:r>
      <w:r w:rsidRPr="00C71D5E">
        <w:t xml:space="preserve"> ICESat-2 Spacecraft and encompasses the ATLAS Science Algorithm Software (ASAS) and the Scheduling and Data Management System (SDMS). The science algorithm software will produce Level 0 through Level 4 standard data products as well as the associated prod</w:t>
      </w:r>
      <w:r w:rsidRPr="00E240B4">
        <w:t xml:space="preserve">uct quality assessments and metadata information. </w:t>
      </w:r>
    </w:p>
    <w:p w14:paraId="55B62BA0" w14:textId="77777777" w:rsidR="00EB07E6" w:rsidRPr="002F2742" w:rsidRDefault="00EB07E6" w:rsidP="00EB07E6">
      <w:r w:rsidRPr="002D3B43">
        <w:t xml:space="preserve">The ICESat-2 Science Development Team, in support of the ICESat-2 Project Science Office (PSO), assumes responsibility for this document and updates it, as required, </w:t>
      </w:r>
      <w:r w:rsidRPr="002F2742">
        <w:t>as algorithms are refined or to meet the needs of the ICESat-2 SIPS.  Reviews of this document are performed when appropriate and as needed updates to this document are made. Changes to this document will be made by complete revision.</w:t>
      </w:r>
    </w:p>
    <w:p w14:paraId="48B47C1B" w14:textId="77777777" w:rsidR="00EB07E6" w:rsidRPr="00236FD9" w:rsidRDefault="00EB07E6" w:rsidP="00EB07E6">
      <w:r w:rsidRPr="00E460FE">
        <w:t>Changes to this document require prior approval o</w:t>
      </w:r>
      <w:r w:rsidRPr="00236FD9">
        <w:t xml:space="preserve">f the Change Authority listed on the signature page.  Proposed changes shall be submitted to the ICESat-2 PSO, along with supportive material justifying the proposed change.  </w:t>
      </w:r>
    </w:p>
    <w:p w14:paraId="4F09EFA0" w14:textId="77777777" w:rsidR="00EB07E6" w:rsidRPr="00A6076E" w:rsidRDefault="00EB07E6" w:rsidP="00EB07E6">
      <w:r w:rsidRPr="00A6076E">
        <w:t>Questions or comments concerning this document should be addressed to:</w:t>
      </w:r>
    </w:p>
    <w:p w14:paraId="4B3AA278" w14:textId="77777777" w:rsidR="00EB07E6" w:rsidRPr="00F20580" w:rsidRDefault="00EB07E6" w:rsidP="00EB07E6">
      <w:r w:rsidRPr="00FF4234">
        <w:t xml:space="preserve">Thorsten </w:t>
      </w:r>
      <w:r w:rsidRPr="00F20580">
        <w:t>Markus, ICESat-2 Project Scientist</w:t>
      </w:r>
      <w:r w:rsidRPr="00F20580">
        <w:br/>
        <w:t>Mail Stop 615</w:t>
      </w:r>
      <w:r w:rsidRPr="00F20580">
        <w:br/>
        <w:t>Goddard Space Flight Center</w:t>
      </w:r>
      <w:r w:rsidRPr="00F20580">
        <w:br/>
        <w:t>Greenbelt, Maryland 20771</w:t>
      </w:r>
    </w:p>
    <w:p w14:paraId="11580FC6" w14:textId="77777777" w:rsidR="00EB19F3" w:rsidRPr="00F20580" w:rsidRDefault="00EB19F3" w:rsidP="00EB19F3"/>
    <w:p w14:paraId="06FA436D" w14:textId="03017383" w:rsidR="00816980" w:rsidRPr="00691C47" w:rsidRDefault="00816980" w:rsidP="00B02864">
      <w:pPr>
        <w:pStyle w:val="IntroTitle"/>
        <w:rPr>
          <w:rFonts w:ascii="Times New Roman" w:hAnsi="Times New Roman" w:cs="Times New Roman"/>
          <w:noProof/>
          <w:sz w:val="24"/>
          <w:szCs w:val="24"/>
        </w:rPr>
      </w:pPr>
      <w:bookmarkStart w:id="5" w:name="_Toc497824316"/>
      <w:r w:rsidRPr="00691C47">
        <w:rPr>
          <w:rFonts w:ascii="Times New Roman" w:hAnsi="Times New Roman" w:cs="Times New Roman"/>
          <w:noProof/>
          <w:sz w:val="24"/>
          <w:szCs w:val="24"/>
        </w:rPr>
        <w:lastRenderedPageBreak/>
        <w:t>Review/Approval Page</w:t>
      </w:r>
      <w:bookmarkEnd w:id="5"/>
    </w:p>
    <w:tbl>
      <w:tblPr>
        <w:tblW w:w="10241" w:type="dxa"/>
        <w:tblInd w:w="288" w:type="dxa"/>
        <w:tblLayout w:type="fixed"/>
        <w:tblLook w:val="0000" w:firstRow="0" w:lastRow="0" w:firstColumn="0" w:lastColumn="0" w:noHBand="0" w:noVBand="0"/>
      </w:tblPr>
      <w:tblGrid>
        <w:gridCol w:w="611"/>
        <w:gridCol w:w="4159"/>
        <w:gridCol w:w="621"/>
        <w:gridCol w:w="4239"/>
        <w:gridCol w:w="611"/>
      </w:tblGrid>
      <w:tr w:rsidR="00B878A6" w:rsidRPr="00F20580" w14:paraId="2EE47665" w14:textId="77777777" w:rsidTr="00B878A6">
        <w:trPr>
          <w:gridAfter w:val="1"/>
          <w:wAfter w:w="611" w:type="dxa"/>
          <w:trHeight w:val="297"/>
        </w:trPr>
        <w:tc>
          <w:tcPr>
            <w:tcW w:w="4770" w:type="dxa"/>
            <w:gridSpan w:val="2"/>
          </w:tcPr>
          <w:p w14:paraId="70CF27A6" w14:textId="77777777" w:rsidR="00B878A6" w:rsidRPr="00691C47" w:rsidRDefault="00B878A6" w:rsidP="00B878A6">
            <w:pPr>
              <w:tabs>
                <w:tab w:val="left" w:pos="3060"/>
              </w:tabs>
              <w:rPr>
                <w:b/>
                <w:i/>
              </w:rPr>
            </w:pPr>
            <w:r w:rsidRPr="00691C47">
              <w:rPr>
                <w:b/>
                <w:i/>
              </w:rPr>
              <w:t>Prepared by:</w:t>
            </w:r>
          </w:p>
        </w:tc>
        <w:tc>
          <w:tcPr>
            <w:tcW w:w="4860" w:type="dxa"/>
            <w:gridSpan w:val="2"/>
          </w:tcPr>
          <w:p w14:paraId="5630F2EE" w14:textId="77777777" w:rsidR="00B878A6" w:rsidRPr="00691C47" w:rsidRDefault="00B878A6" w:rsidP="00B878A6">
            <w:pPr>
              <w:pStyle w:val="Header"/>
              <w:tabs>
                <w:tab w:val="left" w:pos="576"/>
                <w:tab w:val="left" w:pos="1152"/>
                <w:tab w:val="left" w:pos="1440"/>
                <w:tab w:val="left" w:pos="3060"/>
              </w:tabs>
            </w:pPr>
          </w:p>
        </w:tc>
      </w:tr>
      <w:tr w:rsidR="00B878A6" w:rsidRPr="00F20580" w14:paraId="1850D830" w14:textId="77777777" w:rsidTr="00B878A6">
        <w:trPr>
          <w:gridAfter w:val="1"/>
          <w:wAfter w:w="611" w:type="dxa"/>
          <w:trHeight w:val="297"/>
        </w:trPr>
        <w:tc>
          <w:tcPr>
            <w:tcW w:w="4770" w:type="dxa"/>
            <w:gridSpan w:val="2"/>
          </w:tcPr>
          <w:p w14:paraId="0D9EC3AE" w14:textId="77777777" w:rsidR="00B878A6" w:rsidRPr="00691C47" w:rsidRDefault="00B878A6" w:rsidP="00B878A6">
            <w:pPr>
              <w:tabs>
                <w:tab w:val="left" w:pos="3240"/>
              </w:tabs>
            </w:pPr>
          </w:p>
          <w:p w14:paraId="1EC5AC86" w14:textId="77777777" w:rsidR="00B878A6" w:rsidRPr="002D3B43" w:rsidRDefault="00B878A6" w:rsidP="00B878A6">
            <w:r w:rsidRPr="00F20580">
              <w:t>Benjamin Smith</w:t>
            </w:r>
            <w:r w:rsidRPr="00F20580">
              <w:br/>
              <w:t>Principal Researcher</w:t>
            </w:r>
            <w:r w:rsidRPr="00C71D5E">
              <w:br/>
            </w:r>
            <w:r w:rsidRPr="00E240B4">
              <w:t xml:space="preserve">University of Washington </w:t>
            </w:r>
            <w:r w:rsidRPr="00E240B4">
              <w:br/>
              <w:t>Applied Physics Lab Polar Science Center</w:t>
            </w:r>
            <w:r w:rsidRPr="00E240B4">
              <w:br/>
              <w:t>1013 NE 40th Street</w:t>
            </w:r>
            <w:r w:rsidRPr="00E240B4">
              <w:br/>
              <w:t>Box 355640</w:t>
            </w:r>
            <w:r w:rsidRPr="00E240B4">
              <w:br/>
              <w:t>Seattle, WA  98105</w:t>
            </w:r>
          </w:p>
          <w:p w14:paraId="20786101" w14:textId="77777777" w:rsidR="00B878A6" w:rsidRPr="00691C47" w:rsidRDefault="00B878A6" w:rsidP="00B878A6">
            <w:pPr>
              <w:tabs>
                <w:tab w:val="left" w:pos="3060"/>
              </w:tabs>
              <w:rPr>
                <w:b/>
                <w:i/>
              </w:rPr>
            </w:pPr>
          </w:p>
        </w:tc>
        <w:tc>
          <w:tcPr>
            <w:tcW w:w="4860" w:type="dxa"/>
            <w:gridSpan w:val="2"/>
          </w:tcPr>
          <w:p w14:paraId="452E326A" w14:textId="77777777" w:rsidR="00B878A6" w:rsidRPr="00691C47" w:rsidRDefault="00B878A6" w:rsidP="00B878A6">
            <w:pPr>
              <w:pStyle w:val="Header"/>
              <w:tabs>
                <w:tab w:val="left" w:pos="576"/>
                <w:tab w:val="left" w:pos="1152"/>
                <w:tab w:val="left" w:pos="1440"/>
                <w:tab w:val="left" w:pos="3060"/>
              </w:tabs>
            </w:pPr>
          </w:p>
        </w:tc>
      </w:tr>
      <w:tr w:rsidR="00B878A6" w:rsidRPr="00F20580" w14:paraId="71EF2B9D" w14:textId="77777777" w:rsidTr="00B878A6">
        <w:trPr>
          <w:gridAfter w:val="1"/>
          <w:wAfter w:w="611" w:type="dxa"/>
          <w:trHeight w:val="297"/>
        </w:trPr>
        <w:tc>
          <w:tcPr>
            <w:tcW w:w="4770" w:type="dxa"/>
            <w:gridSpan w:val="2"/>
          </w:tcPr>
          <w:p w14:paraId="70826E72" w14:textId="77777777" w:rsidR="00B878A6" w:rsidRPr="00691C47" w:rsidRDefault="00B878A6" w:rsidP="00B878A6">
            <w:pPr>
              <w:tabs>
                <w:tab w:val="left" w:pos="3060"/>
              </w:tabs>
              <w:rPr>
                <w:b/>
                <w:i/>
              </w:rPr>
            </w:pPr>
          </w:p>
          <w:p w14:paraId="56D3F06B" w14:textId="4CBCDAF0" w:rsidR="00B878A6" w:rsidRPr="00691C47" w:rsidRDefault="00B878A6" w:rsidP="00B80039">
            <w:pPr>
              <w:tabs>
                <w:tab w:val="left" w:pos="3060"/>
              </w:tabs>
              <w:rPr>
                <w:u w:val="single"/>
              </w:rPr>
            </w:pPr>
            <w:r w:rsidRPr="00691C47">
              <w:rPr>
                <w:b/>
                <w:i/>
              </w:rPr>
              <w:t>Reviewed by</w:t>
            </w:r>
            <w:r w:rsidR="009B294C" w:rsidRPr="00691C47">
              <w:rPr>
                <w:b/>
                <w:i/>
              </w:rPr>
              <w:t>: Alex</w:t>
            </w:r>
            <w:r w:rsidR="00B80039" w:rsidRPr="00691C47">
              <w:rPr>
                <w:b/>
                <w:i/>
              </w:rPr>
              <w:t xml:space="preserve"> Gardner</w:t>
            </w:r>
          </w:p>
        </w:tc>
        <w:tc>
          <w:tcPr>
            <w:tcW w:w="4860" w:type="dxa"/>
            <w:gridSpan w:val="2"/>
          </w:tcPr>
          <w:p w14:paraId="1BBB0D05" w14:textId="77777777" w:rsidR="00B878A6" w:rsidRPr="00691C47" w:rsidRDefault="00B878A6" w:rsidP="00B878A6">
            <w:pPr>
              <w:pStyle w:val="Header"/>
              <w:tabs>
                <w:tab w:val="left" w:pos="576"/>
                <w:tab w:val="left" w:pos="1152"/>
                <w:tab w:val="left" w:pos="1440"/>
                <w:tab w:val="left" w:pos="3060"/>
              </w:tabs>
            </w:pPr>
          </w:p>
        </w:tc>
      </w:tr>
      <w:tr w:rsidR="00B878A6" w:rsidRPr="00F20580" w14:paraId="1E37718E" w14:textId="77777777" w:rsidTr="00B878A6">
        <w:trPr>
          <w:gridAfter w:val="1"/>
          <w:wAfter w:w="611" w:type="dxa"/>
          <w:trHeight w:val="294"/>
        </w:trPr>
        <w:tc>
          <w:tcPr>
            <w:tcW w:w="4770" w:type="dxa"/>
            <w:gridSpan w:val="2"/>
          </w:tcPr>
          <w:p w14:paraId="7F692C14" w14:textId="77777777" w:rsidR="00B878A6" w:rsidRPr="00691C47" w:rsidRDefault="00B878A6" w:rsidP="00B878A6">
            <w:pPr>
              <w:tabs>
                <w:tab w:val="left" w:pos="3240"/>
              </w:tabs>
              <w:rPr>
                <w:i/>
              </w:rPr>
            </w:pPr>
          </w:p>
          <w:p w14:paraId="00CCF9D3" w14:textId="77777777" w:rsidR="00B878A6" w:rsidRPr="00691C47" w:rsidRDefault="00B878A6" w:rsidP="00B878A6">
            <w:pPr>
              <w:tabs>
                <w:tab w:val="left" w:pos="3060"/>
              </w:tabs>
              <w:rPr>
                <w:i/>
              </w:rPr>
            </w:pPr>
            <w:r w:rsidRPr="00691C47">
              <w:rPr>
                <w:i/>
              </w:rPr>
              <w:t>Bea</w:t>
            </w:r>
            <w:r w:rsidRPr="00691C47">
              <w:rPr>
                <w:i/>
              </w:rPr>
              <w:tab/>
              <w:t xml:space="preserve"> </w:t>
            </w:r>
            <w:r w:rsidRPr="00691C47">
              <w:rPr>
                <w:i/>
              </w:rPr>
              <w:tab/>
              <w:t xml:space="preserve"> </w:t>
            </w:r>
          </w:p>
          <w:p w14:paraId="5298BF2F" w14:textId="77777777" w:rsidR="00B878A6" w:rsidRPr="00691C47" w:rsidRDefault="00B878A6" w:rsidP="00B878A6">
            <w:pPr>
              <w:tabs>
                <w:tab w:val="left" w:pos="3060"/>
              </w:tabs>
              <w:rPr>
                <w:i/>
              </w:rPr>
            </w:pPr>
            <w:r w:rsidRPr="00691C47">
              <w:rPr>
                <w:i/>
              </w:rPr>
              <w:t>&lt;Enter Position Title Here&gt;</w:t>
            </w:r>
          </w:p>
          <w:p w14:paraId="48EB5C5F" w14:textId="77777777" w:rsidR="00B878A6" w:rsidRPr="00691C47" w:rsidRDefault="00B878A6" w:rsidP="00B878A6">
            <w:pPr>
              <w:tabs>
                <w:tab w:val="left" w:pos="3240"/>
              </w:tabs>
              <w:rPr>
                <w:i/>
              </w:rPr>
            </w:pPr>
            <w:r w:rsidRPr="00691C47">
              <w:rPr>
                <w:i/>
              </w:rPr>
              <w:t>&lt;Enter Org/Code Here&gt;</w:t>
            </w:r>
          </w:p>
        </w:tc>
        <w:tc>
          <w:tcPr>
            <w:tcW w:w="4860" w:type="dxa"/>
            <w:gridSpan w:val="2"/>
          </w:tcPr>
          <w:p w14:paraId="084375D7" w14:textId="77777777" w:rsidR="00B878A6" w:rsidRPr="00691C47" w:rsidRDefault="00B878A6" w:rsidP="00B878A6">
            <w:pPr>
              <w:tabs>
                <w:tab w:val="left" w:pos="3240"/>
              </w:tabs>
              <w:rPr>
                <w:i/>
              </w:rPr>
            </w:pPr>
          </w:p>
          <w:p w14:paraId="1F0C7DF8" w14:textId="77777777" w:rsidR="00B878A6" w:rsidRPr="00691C47" w:rsidRDefault="00B878A6" w:rsidP="00B878A6">
            <w:pPr>
              <w:tabs>
                <w:tab w:val="left" w:pos="3060"/>
              </w:tabs>
              <w:rPr>
                <w:i/>
              </w:rPr>
            </w:pPr>
            <w:r w:rsidRPr="00691C47">
              <w:rPr>
                <w:i/>
              </w:rPr>
              <w:t>Tom</w:t>
            </w:r>
            <w:r w:rsidRPr="00691C47">
              <w:rPr>
                <w:i/>
              </w:rPr>
              <w:tab/>
              <w:t xml:space="preserve"> </w:t>
            </w:r>
            <w:r w:rsidRPr="00691C47">
              <w:rPr>
                <w:i/>
              </w:rPr>
              <w:tab/>
              <w:t xml:space="preserve"> </w:t>
            </w:r>
          </w:p>
          <w:p w14:paraId="3D4943CC" w14:textId="77777777" w:rsidR="00B878A6" w:rsidRPr="00691C47" w:rsidRDefault="00B878A6" w:rsidP="00B878A6">
            <w:pPr>
              <w:tabs>
                <w:tab w:val="left" w:pos="3060"/>
              </w:tabs>
              <w:rPr>
                <w:i/>
              </w:rPr>
            </w:pPr>
            <w:r w:rsidRPr="00691C47">
              <w:rPr>
                <w:i/>
              </w:rPr>
              <w:t>&lt;Enter Position Title Here&gt;</w:t>
            </w:r>
          </w:p>
          <w:p w14:paraId="3EBAC57F" w14:textId="77777777" w:rsidR="00B878A6" w:rsidRPr="00691C47" w:rsidRDefault="00B878A6" w:rsidP="00B878A6">
            <w:pPr>
              <w:tabs>
                <w:tab w:val="left" w:pos="3240"/>
              </w:tabs>
              <w:rPr>
                <w:i/>
              </w:rPr>
            </w:pPr>
            <w:r w:rsidRPr="00691C47">
              <w:rPr>
                <w:i/>
              </w:rPr>
              <w:t>&lt;Enter Org/Code Here&gt;</w:t>
            </w:r>
          </w:p>
        </w:tc>
      </w:tr>
      <w:tr w:rsidR="00B878A6" w:rsidRPr="00F20580" w14:paraId="692BC6DC" w14:textId="77777777" w:rsidTr="00B878A6">
        <w:tblPrEx>
          <w:jc w:val="center"/>
          <w:tblInd w:w="0" w:type="dxa"/>
        </w:tblPrEx>
        <w:trPr>
          <w:gridBefore w:val="1"/>
          <w:wBefore w:w="611" w:type="dxa"/>
          <w:trHeight w:val="297"/>
          <w:jc w:val="center"/>
        </w:trPr>
        <w:tc>
          <w:tcPr>
            <w:tcW w:w="4780" w:type="dxa"/>
            <w:gridSpan w:val="2"/>
          </w:tcPr>
          <w:p w14:paraId="500C14F3" w14:textId="77777777" w:rsidR="00B878A6" w:rsidRPr="00691C47" w:rsidRDefault="00B878A6" w:rsidP="00B878A6">
            <w:pPr>
              <w:tabs>
                <w:tab w:val="left" w:pos="3060"/>
              </w:tabs>
              <w:rPr>
                <w:b/>
                <w:i/>
              </w:rPr>
            </w:pPr>
          </w:p>
          <w:p w14:paraId="7A8C893D" w14:textId="4BCCA8AE" w:rsidR="00B878A6" w:rsidRPr="00691C47" w:rsidRDefault="00B878A6" w:rsidP="00B878A6">
            <w:pPr>
              <w:tabs>
                <w:tab w:val="left" w:pos="3060"/>
              </w:tabs>
              <w:rPr>
                <w:u w:val="single"/>
              </w:rPr>
            </w:pPr>
            <w:r w:rsidRPr="00691C47">
              <w:rPr>
                <w:b/>
                <w:i/>
              </w:rPr>
              <w:t xml:space="preserve">Approved </w:t>
            </w:r>
            <w:proofErr w:type="gramStart"/>
            <w:r w:rsidRPr="00691C47">
              <w:rPr>
                <w:b/>
                <w:i/>
              </w:rPr>
              <w:t>by</w:t>
            </w:r>
            <w:r w:rsidR="009B294C" w:rsidRPr="00691C47">
              <w:rPr>
                <w:b/>
                <w:i/>
              </w:rPr>
              <w:t>:?</w:t>
            </w:r>
            <w:r w:rsidRPr="00691C47">
              <w:rPr>
                <w:b/>
                <w:i/>
              </w:rPr>
              <w:t>???</w:t>
            </w:r>
            <w:proofErr w:type="gramEnd"/>
          </w:p>
        </w:tc>
        <w:tc>
          <w:tcPr>
            <w:tcW w:w="4850" w:type="dxa"/>
            <w:gridSpan w:val="2"/>
          </w:tcPr>
          <w:p w14:paraId="7C79D6A1" w14:textId="77777777" w:rsidR="00B878A6" w:rsidRPr="00691C47" w:rsidRDefault="00B878A6" w:rsidP="00B878A6">
            <w:pPr>
              <w:pStyle w:val="Header"/>
              <w:tabs>
                <w:tab w:val="left" w:pos="576"/>
                <w:tab w:val="left" w:pos="1152"/>
                <w:tab w:val="left" w:pos="1440"/>
                <w:tab w:val="left" w:pos="3060"/>
              </w:tabs>
            </w:pPr>
          </w:p>
        </w:tc>
      </w:tr>
      <w:tr w:rsidR="00B878A6" w:rsidRPr="00F20580" w14:paraId="69D952B3" w14:textId="77777777" w:rsidTr="00B878A6">
        <w:tblPrEx>
          <w:jc w:val="center"/>
          <w:tblInd w:w="0" w:type="dxa"/>
        </w:tblPrEx>
        <w:trPr>
          <w:gridBefore w:val="1"/>
          <w:wBefore w:w="611" w:type="dxa"/>
          <w:trHeight w:val="294"/>
          <w:jc w:val="center"/>
        </w:trPr>
        <w:tc>
          <w:tcPr>
            <w:tcW w:w="4780" w:type="dxa"/>
            <w:gridSpan w:val="2"/>
          </w:tcPr>
          <w:p w14:paraId="4F78E72C" w14:textId="77777777" w:rsidR="00B878A6" w:rsidRPr="00691C47" w:rsidRDefault="00B878A6" w:rsidP="00B878A6">
            <w:pPr>
              <w:tabs>
                <w:tab w:val="left" w:pos="3240"/>
              </w:tabs>
            </w:pPr>
          </w:p>
          <w:p w14:paraId="6C49697C" w14:textId="77777777" w:rsidR="00B878A6" w:rsidRPr="00691C47" w:rsidRDefault="00B878A6" w:rsidP="00B878A6">
            <w:pPr>
              <w:tabs>
                <w:tab w:val="left" w:pos="3060"/>
              </w:tabs>
              <w:rPr>
                <w:i/>
              </w:rPr>
            </w:pPr>
            <w:r w:rsidRPr="00691C47">
              <w:rPr>
                <w:i/>
              </w:rPr>
              <w:t xml:space="preserve">Thorsten </w:t>
            </w:r>
            <w:r w:rsidRPr="00691C47">
              <w:rPr>
                <w:i/>
              </w:rPr>
              <w:tab/>
              <w:t xml:space="preserve"> </w:t>
            </w:r>
          </w:p>
          <w:p w14:paraId="5760A678" w14:textId="77777777" w:rsidR="00B878A6" w:rsidRPr="00691C47" w:rsidRDefault="00B878A6" w:rsidP="00B878A6">
            <w:pPr>
              <w:tabs>
                <w:tab w:val="left" w:pos="3060"/>
              </w:tabs>
              <w:rPr>
                <w:i/>
              </w:rPr>
            </w:pPr>
            <w:r w:rsidRPr="00691C47">
              <w:rPr>
                <w:i/>
              </w:rPr>
              <w:t>&lt;Enter Position Title Here&gt;</w:t>
            </w:r>
          </w:p>
          <w:p w14:paraId="31DF1D24" w14:textId="77777777" w:rsidR="00B878A6" w:rsidRPr="00691C47" w:rsidRDefault="00B878A6" w:rsidP="00B878A6">
            <w:pPr>
              <w:ind w:left="1440" w:hanging="1440"/>
              <w:rPr>
                <w:i/>
              </w:rPr>
            </w:pPr>
            <w:r w:rsidRPr="00691C47">
              <w:rPr>
                <w:i/>
              </w:rPr>
              <w:t>&lt;Enter Org/Code Here&gt;</w:t>
            </w:r>
          </w:p>
          <w:p w14:paraId="576DB5DC" w14:textId="77777777" w:rsidR="00B878A6" w:rsidRPr="00691C47" w:rsidRDefault="00B878A6" w:rsidP="00B878A6">
            <w:pPr>
              <w:ind w:left="1440" w:hanging="1440"/>
            </w:pPr>
            <w:r w:rsidRPr="00691C47">
              <w:t xml:space="preserve"> </w:t>
            </w:r>
          </w:p>
        </w:tc>
        <w:tc>
          <w:tcPr>
            <w:tcW w:w="4850" w:type="dxa"/>
            <w:gridSpan w:val="2"/>
          </w:tcPr>
          <w:p w14:paraId="26E69336" w14:textId="77777777" w:rsidR="00B878A6" w:rsidRPr="00691C47" w:rsidRDefault="00B878A6" w:rsidP="00B878A6">
            <w:pPr>
              <w:tabs>
                <w:tab w:val="left" w:pos="3240"/>
              </w:tabs>
            </w:pPr>
          </w:p>
          <w:p w14:paraId="76AA53BC" w14:textId="77777777" w:rsidR="00B878A6" w:rsidRPr="00691C47" w:rsidRDefault="00B878A6" w:rsidP="00B878A6">
            <w:pPr>
              <w:tabs>
                <w:tab w:val="left" w:pos="3240"/>
              </w:tabs>
            </w:pPr>
          </w:p>
          <w:p w14:paraId="7F5B3A52" w14:textId="77777777" w:rsidR="00B878A6" w:rsidRPr="00691C47" w:rsidRDefault="00B878A6" w:rsidP="00B878A6">
            <w:pPr>
              <w:tabs>
                <w:tab w:val="left" w:pos="3240"/>
              </w:tabs>
            </w:pPr>
            <w:r w:rsidRPr="00691C47">
              <w:t xml:space="preserve"> </w:t>
            </w:r>
          </w:p>
        </w:tc>
      </w:tr>
    </w:tbl>
    <w:p w14:paraId="183FCE79" w14:textId="77777777" w:rsidR="00816980" w:rsidRPr="00691C47" w:rsidRDefault="00816980" w:rsidP="00D5565F">
      <w:pPr>
        <w:rPr>
          <w:noProof/>
        </w:rPr>
      </w:pPr>
    </w:p>
    <w:p w14:paraId="385D3CEF" w14:textId="15925931" w:rsidR="001924EE" w:rsidRPr="00F20580" w:rsidRDefault="00816980" w:rsidP="00816980">
      <w:pPr>
        <w:jc w:val="center"/>
      </w:pPr>
      <w:r w:rsidRPr="00F20580">
        <w:rPr>
          <w:b/>
        </w:rPr>
        <w:t xml:space="preserve">*** Signatures are available on-line at: </w:t>
      </w:r>
      <w:hyperlink r:id="rId10" w:history="1">
        <w:r w:rsidRPr="00F20580">
          <w:rPr>
            <w:rStyle w:val="Hyperlink"/>
          </w:rPr>
          <w:t>https://</w:t>
        </w:r>
        <w:r w:rsidRPr="00F20580">
          <w:t xml:space="preserve"> </w:t>
        </w:r>
        <w:r w:rsidRPr="00F20580">
          <w:rPr>
            <w:rStyle w:val="Hyperlink"/>
          </w:rPr>
          <w:t>/icesatiimis.gsfc.nasa.gov</w:t>
        </w:r>
      </w:hyperlink>
      <w:r w:rsidRPr="00F20580">
        <w:t xml:space="preserve"> ***</w:t>
      </w:r>
    </w:p>
    <w:p w14:paraId="4A17FEAF" w14:textId="77777777" w:rsidR="00816980" w:rsidRPr="00C71D5E" w:rsidRDefault="00816980" w:rsidP="00816980">
      <w:pPr>
        <w:jc w:val="center"/>
      </w:pPr>
    </w:p>
    <w:p w14:paraId="6BF76ECB" w14:textId="005F9B7B" w:rsidR="00816980" w:rsidRPr="00691C47" w:rsidRDefault="008158FA" w:rsidP="00A77929">
      <w:pPr>
        <w:pStyle w:val="IntroTitle"/>
        <w:rPr>
          <w:rFonts w:ascii="Times New Roman" w:hAnsi="Times New Roman" w:cs="Times New Roman"/>
          <w:sz w:val="24"/>
          <w:szCs w:val="24"/>
        </w:rPr>
      </w:pPr>
      <w:bookmarkStart w:id="6" w:name="_Toc497824317"/>
      <w:r w:rsidRPr="00691C47">
        <w:rPr>
          <w:rFonts w:ascii="Times New Roman" w:hAnsi="Times New Roman" w:cs="Times New Roman"/>
          <w:noProof/>
          <w:sz w:val="24"/>
          <w:szCs w:val="24"/>
        </w:rPr>
        <w:lastRenderedPageBreak/>
        <w:drawing>
          <wp:anchor distT="0" distB="0" distL="114300" distR="114300" simplePos="0" relativeHeight="251660288" behindDoc="0" locked="0" layoutInCell="0" allowOverlap="1" wp14:anchorId="5747F9DD" wp14:editId="7F496554">
            <wp:simplePos x="0" y="0"/>
            <wp:positionH relativeFrom="column">
              <wp:posOffset>3423920</wp:posOffset>
            </wp:positionH>
            <wp:positionV relativeFrom="paragraph">
              <wp:posOffset>1866900</wp:posOffset>
            </wp:positionV>
            <wp:extent cx="9525"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9525" cy="9525"/>
                    </a:xfrm>
                    <a:prstGeom prst="rect">
                      <a:avLst/>
                    </a:prstGeom>
                    <a:noFill/>
                  </pic:spPr>
                </pic:pic>
              </a:graphicData>
            </a:graphic>
          </wp:anchor>
        </w:drawing>
      </w:r>
      <w:r w:rsidR="006E0FDE" w:rsidRPr="00691C47">
        <w:rPr>
          <w:rFonts w:ascii="Times New Roman" w:hAnsi="Times New Roman" w:cs="Times New Roman"/>
          <w:sz w:val="24"/>
          <w:szCs w:val="24"/>
        </w:rPr>
        <w:t>Change</w:t>
      </w:r>
      <w:r w:rsidR="00816980" w:rsidRPr="00691C47">
        <w:rPr>
          <w:rFonts w:ascii="Times New Roman" w:hAnsi="Times New Roman" w:cs="Times New Roman"/>
          <w:sz w:val="24"/>
          <w:szCs w:val="24"/>
        </w:rPr>
        <w:t xml:space="preserve"> H</w:t>
      </w:r>
      <w:r w:rsidR="006E0FDE" w:rsidRPr="00691C47">
        <w:rPr>
          <w:rFonts w:ascii="Times New Roman" w:hAnsi="Times New Roman" w:cs="Times New Roman"/>
          <w:sz w:val="24"/>
          <w:szCs w:val="24"/>
        </w:rPr>
        <w:t>istory</w:t>
      </w:r>
      <w:r w:rsidR="00816980" w:rsidRPr="00691C47">
        <w:rPr>
          <w:rFonts w:ascii="Times New Roman" w:hAnsi="Times New Roman" w:cs="Times New Roman"/>
          <w:sz w:val="24"/>
          <w:szCs w:val="24"/>
        </w:rPr>
        <w:t xml:space="preserve"> L</w:t>
      </w:r>
      <w:r w:rsidR="006E0FDE" w:rsidRPr="00691C47">
        <w:rPr>
          <w:rFonts w:ascii="Times New Roman" w:hAnsi="Times New Roman" w:cs="Times New Roman"/>
          <w:sz w:val="24"/>
          <w:szCs w:val="24"/>
        </w:rPr>
        <w:t>og</w:t>
      </w:r>
      <w:bookmarkEnd w:id="6"/>
    </w:p>
    <w:tbl>
      <w:tblPr>
        <w:tblW w:w="10757" w:type="dxa"/>
        <w:jc w:val="center"/>
        <w:tblLayout w:type="fixed"/>
        <w:tblCellMar>
          <w:left w:w="120" w:type="dxa"/>
          <w:right w:w="120" w:type="dxa"/>
        </w:tblCellMar>
        <w:tblLook w:val="0000" w:firstRow="0" w:lastRow="0" w:firstColumn="0" w:lastColumn="0" w:noHBand="0" w:noVBand="0"/>
      </w:tblPr>
      <w:tblGrid>
        <w:gridCol w:w="1203"/>
        <w:gridCol w:w="6352"/>
        <w:gridCol w:w="1632"/>
        <w:gridCol w:w="1570"/>
      </w:tblGrid>
      <w:tr w:rsidR="00816980" w:rsidRPr="00F20580" w14:paraId="74E054B8" w14:textId="77777777">
        <w:trPr>
          <w:cantSplit/>
          <w:trHeight w:val="360"/>
          <w:jc w:val="center"/>
        </w:trPr>
        <w:tc>
          <w:tcPr>
            <w:tcW w:w="1203" w:type="dxa"/>
            <w:tcBorders>
              <w:top w:val="single" w:sz="6" w:space="0" w:color="auto"/>
              <w:left w:val="single" w:sz="6" w:space="0" w:color="auto"/>
              <w:bottom w:val="single" w:sz="6" w:space="0" w:color="auto"/>
              <w:right w:val="single" w:sz="6" w:space="0" w:color="auto"/>
            </w:tcBorders>
          </w:tcPr>
          <w:p w14:paraId="0E625703" w14:textId="5671C787" w:rsidR="00816980" w:rsidRPr="00691C47" w:rsidRDefault="00816980">
            <w:pPr>
              <w:widowControl w:val="0"/>
              <w:tabs>
                <w:tab w:val="left" w:pos="5940"/>
              </w:tabs>
              <w:jc w:val="center"/>
            </w:pPr>
            <w:r w:rsidRPr="00691C47">
              <w:t>Revision</w:t>
            </w:r>
          </w:p>
          <w:p w14:paraId="6DB0CBE7" w14:textId="77777777" w:rsidR="00816980" w:rsidRPr="00691C47" w:rsidRDefault="00816980">
            <w:pPr>
              <w:widowControl w:val="0"/>
              <w:tabs>
                <w:tab w:val="left" w:pos="5940"/>
              </w:tabs>
              <w:jc w:val="center"/>
            </w:pPr>
            <w:r w:rsidRPr="00691C47">
              <w:t>Level</w:t>
            </w:r>
          </w:p>
        </w:tc>
        <w:tc>
          <w:tcPr>
            <w:tcW w:w="6352" w:type="dxa"/>
            <w:tcBorders>
              <w:top w:val="single" w:sz="6" w:space="0" w:color="auto"/>
              <w:left w:val="single" w:sz="6" w:space="0" w:color="auto"/>
              <w:bottom w:val="single" w:sz="6" w:space="0" w:color="auto"/>
              <w:right w:val="single" w:sz="6" w:space="0" w:color="auto"/>
            </w:tcBorders>
            <w:vAlign w:val="center"/>
          </w:tcPr>
          <w:p w14:paraId="328B5780" w14:textId="3B1FC819" w:rsidR="00816980" w:rsidRPr="00691C47" w:rsidRDefault="00EA6DDE">
            <w:pPr>
              <w:tabs>
                <w:tab w:val="left" w:pos="5940"/>
              </w:tabs>
              <w:spacing w:after="0"/>
              <w:jc w:val="center"/>
            </w:pPr>
            <w:r w:rsidRPr="00691C47">
              <w:t>Description of Change</w:t>
            </w:r>
          </w:p>
        </w:tc>
        <w:tc>
          <w:tcPr>
            <w:tcW w:w="1632" w:type="dxa"/>
            <w:tcBorders>
              <w:top w:val="single" w:sz="6" w:space="0" w:color="auto"/>
              <w:left w:val="single" w:sz="6" w:space="0" w:color="auto"/>
              <w:bottom w:val="single" w:sz="6" w:space="0" w:color="auto"/>
              <w:right w:val="single" w:sz="6" w:space="0" w:color="auto"/>
            </w:tcBorders>
          </w:tcPr>
          <w:p w14:paraId="26A8A9A3" w14:textId="77777777" w:rsidR="00816980" w:rsidRPr="00691C47" w:rsidRDefault="00816980">
            <w:pPr>
              <w:tabs>
                <w:tab w:val="left" w:pos="5940"/>
              </w:tabs>
              <w:spacing w:after="0"/>
              <w:jc w:val="center"/>
            </w:pPr>
            <w:proofErr w:type="spellStart"/>
            <w:r w:rsidRPr="00691C47">
              <w:t>SCoRe</w:t>
            </w:r>
            <w:proofErr w:type="spellEnd"/>
          </w:p>
          <w:p w14:paraId="2F80876A" w14:textId="77777777" w:rsidR="00816980" w:rsidRPr="00691C47" w:rsidRDefault="00816980">
            <w:pPr>
              <w:tabs>
                <w:tab w:val="left" w:pos="5940"/>
              </w:tabs>
              <w:spacing w:after="0"/>
              <w:jc w:val="center"/>
            </w:pPr>
            <w:r w:rsidRPr="00691C47">
              <w:t>No.</w:t>
            </w:r>
          </w:p>
        </w:tc>
        <w:tc>
          <w:tcPr>
            <w:tcW w:w="1570" w:type="dxa"/>
            <w:tcBorders>
              <w:top w:val="single" w:sz="6" w:space="0" w:color="auto"/>
              <w:left w:val="single" w:sz="6" w:space="0" w:color="auto"/>
              <w:bottom w:val="single" w:sz="6" w:space="0" w:color="auto"/>
              <w:right w:val="single" w:sz="6" w:space="0" w:color="auto"/>
            </w:tcBorders>
          </w:tcPr>
          <w:p w14:paraId="70D7C5FF" w14:textId="77777777" w:rsidR="00816980" w:rsidRPr="00691C47" w:rsidRDefault="00816980">
            <w:pPr>
              <w:tabs>
                <w:tab w:val="left" w:pos="5940"/>
              </w:tabs>
              <w:spacing w:after="0"/>
              <w:jc w:val="center"/>
            </w:pPr>
            <w:r w:rsidRPr="00691C47">
              <w:t>Date</w:t>
            </w:r>
          </w:p>
          <w:p w14:paraId="20D3B555" w14:textId="77777777" w:rsidR="00816980" w:rsidRPr="00691C47" w:rsidRDefault="00816980" w:rsidP="00816980">
            <w:pPr>
              <w:tabs>
                <w:tab w:val="left" w:pos="5940"/>
              </w:tabs>
              <w:spacing w:after="0"/>
              <w:jc w:val="center"/>
            </w:pPr>
            <w:r w:rsidRPr="00691C47">
              <w:t>Approved</w:t>
            </w:r>
          </w:p>
        </w:tc>
      </w:tr>
      <w:tr w:rsidR="00816980" w:rsidRPr="00F20580" w14:paraId="5F26767F" w14:textId="77777777">
        <w:trPr>
          <w:cantSplit/>
          <w:trHeight w:hRule="exact" w:val="8447"/>
          <w:jc w:val="center"/>
        </w:trPr>
        <w:tc>
          <w:tcPr>
            <w:tcW w:w="1203" w:type="dxa"/>
            <w:tcBorders>
              <w:top w:val="single" w:sz="6" w:space="0" w:color="auto"/>
              <w:left w:val="single" w:sz="6" w:space="0" w:color="auto"/>
              <w:bottom w:val="single" w:sz="6" w:space="0" w:color="auto"/>
              <w:right w:val="single" w:sz="6" w:space="0" w:color="auto"/>
            </w:tcBorders>
          </w:tcPr>
          <w:p w14:paraId="5D1F04B0" w14:textId="77777777" w:rsidR="00816980" w:rsidRPr="00691C47" w:rsidRDefault="005149A2">
            <w:pPr>
              <w:widowControl w:val="0"/>
              <w:tabs>
                <w:tab w:val="left" w:pos="5940"/>
              </w:tabs>
            </w:pPr>
            <w:r w:rsidRPr="00691C47">
              <w:t>1.0</w:t>
            </w:r>
          </w:p>
        </w:tc>
        <w:tc>
          <w:tcPr>
            <w:tcW w:w="6352" w:type="dxa"/>
            <w:tcBorders>
              <w:top w:val="single" w:sz="6" w:space="0" w:color="auto"/>
              <w:left w:val="single" w:sz="6" w:space="0" w:color="auto"/>
              <w:bottom w:val="single" w:sz="6" w:space="0" w:color="auto"/>
              <w:right w:val="single" w:sz="6" w:space="0" w:color="auto"/>
            </w:tcBorders>
          </w:tcPr>
          <w:p w14:paraId="0A03B8DF" w14:textId="77777777" w:rsidR="00816980" w:rsidRPr="00691C47" w:rsidRDefault="005149A2">
            <w:pPr>
              <w:widowControl w:val="0"/>
              <w:tabs>
                <w:tab w:val="left" w:pos="5940"/>
              </w:tabs>
            </w:pPr>
            <w:r w:rsidRPr="00691C47">
              <w:t>Initial Release</w:t>
            </w:r>
          </w:p>
        </w:tc>
        <w:tc>
          <w:tcPr>
            <w:tcW w:w="1632" w:type="dxa"/>
            <w:tcBorders>
              <w:top w:val="single" w:sz="6" w:space="0" w:color="auto"/>
              <w:left w:val="single" w:sz="6" w:space="0" w:color="auto"/>
              <w:bottom w:val="single" w:sz="6" w:space="0" w:color="auto"/>
              <w:right w:val="single" w:sz="6" w:space="0" w:color="auto"/>
            </w:tcBorders>
          </w:tcPr>
          <w:p w14:paraId="4BD7E9D3" w14:textId="77777777" w:rsidR="00816980" w:rsidRPr="00691C47" w:rsidRDefault="00816980">
            <w:pPr>
              <w:pStyle w:val="TOC3"/>
              <w:tabs>
                <w:tab w:val="left" w:pos="5940"/>
              </w:tabs>
              <w:rPr>
                <w:rFonts w:ascii="Times New Roman" w:hAnsi="Times New Roman"/>
                <w:smallCaps/>
              </w:rPr>
            </w:pPr>
          </w:p>
        </w:tc>
        <w:tc>
          <w:tcPr>
            <w:tcW w:w="1570" w:type="dxa"/>
            <w:tcBorders>
              <w:top w:val="single" w:sz="6" w:space="0" w:color="auto"/>
              <w:left w:val="single" w:sz="6" w:space="0" w:color="auto"/>
              <w:bottom w:val="single" w:sz="6" w:space="0" w:color="auto"/>
              <w:right w:val="single" w:sz="6" w:space="0" w:color="auto"/>
            </w:tcBorders>
          </w:tcPr>
          <w:p w14:paraId="353220F0" w14:textId="77777777" w:rsidR="00816980" w:rsidRPr="00691C47" w:rsidRDefault="00816980">
            <w:pPr>
              <w:widowControl w:val="0"/>
              <w:tabs>
                <w:tab w:val="left" w:pos="5940"/>
              </w:tabs>
            </w:pPr>
          </w:p>
        </w:tc>
      </w:tr>
    </w:tbl>
    <w:p w14:paraId="55C2A863" w14:textId="4EAB59F7" w:rsidR="00816980" w:rsidRPr="00691C47" w:rsidRDefault="00816980" w:rsidP="00A77929">
      <w:pPr>
        <w:pStyle w:val="IntroTitle"/>
        <w:rPr>
          <w:rFonts w:ascii="Times New Roman" w:hAnsi="Times New Roman" w:cs="Times New Roman"/>
          <w:sz w:val="24"/>
          <w:szCs w:val="24"/>
        </w:rPr>
      </w:pPr>
      <w:bookmarkStart w:id="7" w:name="_Toc497824318"/>
      <w:r w:rsidRPr="00691C47">
        <w:rPr>
          <w:rFonts w:ascii="Times New Roman" w:hAnsi="Times New Roman" w:cs="Times New Roman"/>
          <w:sz w:val="24"/>
          <w:szCs w:val="24"/>
        </w:rPr>
        <w:lastRenderedPageBreak/>
        <w:t>List of TBDs/TBRs</w:t>
      </w:r>
      <w:bookmarkEnd w:id="7"/>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890"/>
        <w:gridCol w:w="4860"/>
        <w:gridCol w:w="1170"/>
        <w:gridCol w:w="1170"/>
      </w:tblGrid>
      <w:tr w:rsidR="00816980" w:rsidRPr="00F20580" w14:paraId="39CB92D5" w14:textId="77777777">
        <w:trPr>
          <w:tblHeader/>
          <w:jc w:val="center"/>
        </w:trPr>
        <w:tc>
          <w:tcPr>
            <w:tcW w:w="738" w:type="dxa"/>
            <w:tcBorders>
              <w:bottom w:val="double" w:sz="4" w:space="0" w:color="auto"/>
            </w:tcBorders>
          </w:tcPr>
          <w:p w14:paraId="27C2C78A" w14:textId="77777777" w:rsidR="00816980" w:rsidRPr="00691C47" w:rsidRDefault="00816980" w:rsidP="00816980">
            <w:pPr>
              <w:jc w:val="center"/>
            </w:pPr>
            <w:r w:rsidRPr="00691C47">
              <w:t>Item No.</w:t>
            </w:r>
          </w:p>
        </w:tc>
        <w:tc>
          <w:tcPr>
            <w:tcW w:w="1890" w:type="dxa"/>
            <w:tcBorders>
              <w:bottom w:val="double" w:sz="4" w:space="0" w:color="auto"/>
            </w:tcBorders>
          </w:tcPr>
          <w:p w14:paraId="766DD059" w14:textId="77777777" w:rsidR="00816980" w:rsidRPr="00691C47" w:rsidRDefault="00816980" w:rsidP="00816980">
            <w:pPr>
              <w:jc w:val="center"/>
            </w:pPr>
            <w:r w:rsidRPr="00691C47">
              <w:t>Location</w:t>
            </w:r>
          </w:p>
        </w:tc>
        <w:tc>
          <w:tcPr>
            <w:tcW w:w="4860" w:type="dxa"/>
            <w:tcBorders>
              <w:bottom w:val="double" w:sz="4" w:space="0" w:color="auto"/>
            </w:tcBorders>
          </w:tcPr>
          <w:p w14:paraId="6DDED0A7" w14:textId="77777777" w:rsidR="00816980" w:rsidRPr="00691C47" w:rsidRDefault="00816980" w:rsidP="00816980">
            <w:pPr>
              <w:jc w:val="center"/>
            </w:pPr>
            <w:r w:rsidRPr="00691C47">
              <w:t>Summary</w:t>
            </w:r>
          </w:p>
        </w:tc>
        <w:tc>
          <w:tcPr>
            <w:tcW w:w="1170" w:type="dxa"/>
            <w:tcBorders>
              <w:bottom w:val="double" w:sz="4" w:space="0" w:color="auto"/>
            </w:tcBorders>
          </w:tcPr>
          <w:p w14:paraId="17F78D48" w14:textId="77777777" w:rsidR="00816980" w:rsidRPr="00691C47" w:rsidRDefault="00816980" w:rsidP="00816980">
            <w:pPr>
              <w:jc w:val="center"/>
            </w:pPr>
            <w:r w:rsidRPr="00691C47">
              <w:t>Ind./Org.</w:t>
            </w:r>
          </w:p>
        </w:tc>
        <w:tc>
          <w:tcPr>
            <w:tcW w:w="1170" w:type="dxa"/>
            <w:tcBorders>
              <w:bottom w:val="double" w:sz="4" w:space="0" w:color="auto"/>
            </w:tcBorders>
          </w:tcPr>
          <w:p w14:paraId="0EF3CB51" w14:textId="77777777" w:rsidR="00816980" w:rsidRPr="00691C47" w:rsidRDefault="00816980" w:rsidP="00816980">
            <w:pPr>
              <w:jc w:val="center"/>
            </w:pPr>
            <w:r w:rsidRPr="00691C47">
              <w:t>Due Date</w:t>
            </w:r>
          </w:p>
        </w:tc>
      </w:tr>
      <w:tr w:rsidR="00816980" w:rsidRPr="00F20580" w14:paraId="79309578" w14:textId="77777777">
        <w:trPr>
          <w:jc w:val="center"/>
        </w:trPr>
        <w:tc>
          <w:tcPr>
            <w:tcW w:w="738" w:type="dxa"/>
            <w:tcBorders>
              <w:top w:val="double" w:sz="4" w:space="0" w:color="auto"/>
            </w:tcBorders>
          </w:tcPr>
          <w:p w14:paraId="51CCB5E4" w14:textId="66C0FF4B" w:rsidR="00816980" w:rsidRPr="00691C47" w:rsidRDefault="00816980" w:rsidP="00816980">
            <w:pPr>
              <w:jc w:val="center"/>
            </w:pPr>
          </w:p>
        </w:tc>
        <w:tc>
          <w:tcPr>
            <w:tcW w:w="1890" w:type="dxa"/>
            <w:tcBorders>
              <w:top w:val="double" w:sz="4" w:space="0" w:color="auto"/>
            </w:tcBorders>
          </w:tcPr>
          <w:p w14:paraId="356AD4BB" w14:textId="18D1E2BC" w:rsidR="00816980" w:rsidRPr="00691C47" w:rsidRDefault="00816980" w:rsidP="00816980"/>
        </w:tc>
        <w:tc>
          <w:tcPr>
            <w:tcW w:w="4860" w:type="dxa"/>
            <w:tcBorders>
              <w:top w:val="double" w:sz="4" w:space="0" w:color="auto"/>
            </w:tcBorders>
          </w:tcPr>
          <w:p w14:paraId="5E6FC8CC" w14:textId="39B52699" w:rsidR="00816980" w:rsidRPr="00691C47" w:rsidRDefault="00816980" w:rsidP="0034694C"/>
        </w:tc>
        <w:tc>
          <w:tcPr>
            <w:tcW w:w="1170" w:type="dxa"/>
            <w:tcBorders>
              <w:top w:val="double" w:sz="4" w:space="0" w:color="auto"/>
            </w:tcBorders>
          </w:tcPr>
          <w:p w14:paraId="0177232A" w14:textId="77777777" w:rsidR="00816980" w:rsidRPr="00691C47" w:rsidRDefault="00816980" w:rsidP="00816980">
            <w:pPr>
              <w:jc w:val="center"/>
              <w:rPr>
                <w:b/>
              </w:rPr>
            </w:pPr>
          </w:p>
        </w:tc>
        <w:tc>
          <w:tcPr>
            <w:tcW w:w="1170" w:type="dxa"/>
            <w:tcBorders>
              <w:top w:val="double" w:sz="4" w:space="0" w:color="auto"/>
            </w:tcBorders>
          </w:tcPr>
          <w:p w14:paraId="528CA8B2" w14:textId="77777777" w:rsidR="00816980" w:rsidRPr="00691C47" w:rsidRDefault="00816980" w:rsidP="00816980">
            <w:pPr>
              <w:jc w:val="center"/>
              <w:rPr>
                <w:b/>
              </w:rPr>
            </w:pPr>
          </w:p>
        </w:tc>
      </w:tr>
      <w:tr w:rsidR="00816980" w:rsidRPr="00F20580" w14:paraId="46068DE5" w14:textId="77777777">
        <w:trPr>
          <w:jc w:val="center"/>
        </w:trPr>
        <w:tc>
          <w:tcPr>
            <w:tcW w:w="738" w:type="dxa"/>
          </w:tcPr>
          <w:p w14:paraId="57E31BF9" w14:textId="7A1A93CD" w:rsidR="00816980" w:rsidRPr="00691C47" w:rsidRDefault="00816980" w:rsidP="00816980">
            <w:pPr>
              <w:jc w:val="center"/>
            </w:pPr>
          </w:p>
        </w:tc>
        <w:tc>
          <w:tcPr>
            <w:tcW w:w="1890" w:type="dxa"/>
          </w:tcPr>
          <w:p w14:paraId="3EB4F134" w14:textId="74E1161F" w:rsidR="00816980" w:rsidRPr="00691C47" w:rsidRDefault="00816980" w:rsidP="00816980"/>
        </w:tc>
        <w:tc>
          <w:tcPr>
            <w:tcW w:w="4860" w:type="dxa"/>
          </w:tcPr>
          <w:p w14:paraId="3E963840" w14:textId="1AEF9984" w:rsidR="00816980" w:rsidRPr="00691C47" w:rsidRDefault="00816980" w:rsidP="00816980"/>
        </w:tc>
        <w:tc>
          <w:tcPr>
            <w:tcW w:w="1170" w:type="dxa"/>
          </w:tcPr>
          <w:p w14:paraId="23F8B95B" w14:textId="77777777" w:rsidR="00816980" w:rsidRPr="00691C47" w:rsidRDefault="00816980" w:rsidP="00816980">
            <w:pPr>
              <w:jc w:val="center"/>
            </w:pPr>
          </w:p>
        </w:tc>
        <w:tc>
          <w:tcPr>
            <w:tcW w:w="1170" w:type="dxa"/>
          </w:tcPr>
          <w:p w14:paraId="17EBA430" w14:textId="77777777" w:rsidR="00816980" w:rsidRPr="00691C47" w:rsidRDefault="00816980" w:rsidP="00816980">
            <w:pPr>
              <w:jc w:val="center"/>
            </w:pPr>
          </w:p>
        </w:tc>
      </w:tr>
      <w:tr w:rsidR="00D23D1D" w:rsidRPr="00F20580" w14:paraId="42F0827D" w14:textId="77777777">
        <w:trPr>
          <w:jc w:val="center"/>
        </w:trPr>
        <w:tc>
          <w:tcPr>
            <w:tcW w:w="738" w:type="dxa"/>
          </w:tcPr>
          <w:p w14:paraId="19A0B4CC" w14:textId="02BE9E34" w:rsidR="00D23D1D" w:rsidRPr="00691C47" w:rsidRDefault="00D23D1D" w:rsidP="00816980">
            <w:pPr>
              <w:jc w:val="center"/>
            </w:pPr>
          </w:p>
        </w:tc>
        <w:tc>
          <w:tcPr>
            <w:tcW w:w="1890" w:type="dxa"/>
          </w:tcPr>
          <w:p w14:paraId="4544A7DD" w14:textId="20C00CFA" w:rsidR="00D23D1D" w:rsidRPr="00691C47" w:rsidRDefault="00D23D1D" w:rsidP="00816980"/>
        </w:tc>
        <w:tc>
          <w:tcPr>
            <w:tcW w:w="4860" w:type="dxa"/>
          </w:tcPr>
          <w:p w14:paraId="75E89423" w14:textId="68A51914" w:rsidR="00D23D1D" w:rsidRPr="00691C47" w:rsidRDefault="00D23D1D" w:rsidP="00816980"/>
        </w:tc>
        <w:tc>
          <w:tcPr>
            <w:tcW w:w="1170" w:type="dxa"/>
          </w:tcPr>
          <w:p w14:paraId="7687EE29" w14:textId="77777777" w:rsidR="00D23D1D" w:rsidRPr="00691C47" w:rsidRDefault="00D23D1D" w:rsidP="00816980">
            <w:pPr>
              <w:jc w:val="center"/>
            </w:pPr>
          </w:p>
        </w:tc>
        <w:tc>
          <w:tcPr>
            <w:tcW w:w="1170" w:type="dxa"/>
          </w:tcPr>
          <w:p w14:paraId="57C88704" w14:textId="77777777" w:rsidR="00D23D1D" w:rsidRPr="00691C47" w:rsidRDefault="00D23D1D" w:rsidP="00816980">
            <w:pPr>
              <w:jc w:val="center"/>
            </w:pPr>
          </w:p>
        </w:tc>
      </w:tr>
      <w:tr w:rsidR="00B878A6" w:rsidRPr="00F20580" w14:paraId="38EEC87A" w14:textId="77777777">
        <w:trPr>
          <w:jc w:val="center"/>
        </w:trPr>
        <w:tc>
          <w:tcPr>
            <w:tcW w:w="738" w:type="dxa"/>
          </w:tcPr>
          <w:p w14:paraId="66678530" w14:textId="77777777" w:rsidR="00B878A6" w:rsidRPr="00691C47" w:rsidRDefault="00B878A6" w:rsidP="00816980">
            <w:pPr>
              <w:jc w:val="center"/>
            </w:pPr>
          </w:p>
        </w:tc>
        <w:tc>
          <w:tcPr>
            <w:tcW w:w="1890" w:type="dxa"/>
          </w:tcPr>
          <w:p w14:paraId="2C6D6665" w14:textId="77777777" w:rsidR="00B878A6" w:rsidRPr="00691C47" w:rsidRDefault="00B878A6" w:rsidP="00816980"/>
        </w:tc>
        <w:tc>
          <w:tcPr>
            <w:tcW w:w="4860" w:type="dxa"/>
          </w:tcPr>
          <w:p w14:paraId="7BFDF001" w14:textId="77777777" w:rsidR="00B878A6" w:rsidRPr="00691C47" w:rsidRDefault="00B878A6" w:rsidP="00816980"/>
        </w:tc>
        <w:tc>
          <w:tcPr>
            <w:tcW w:w="1170" w:type="dxa"/>
          </w:tcPr>
          <w:p w14:paraId="57ED42DC" w14:textId="77777777" w:rsidR="00B878A6" w:rsidRPr="00691C47" w:rsidRDefault="00B878A6" w:rsidP="00816980">
            <w:pPr>
              <w:jc w:val="center"/>
            </w:pPr>
          </w:p>
        </w:tc>
        <w:tc>
          <w:tcPr>
            <w:tcW w:w="1170" w:type="dxa"/>
          </w:tcPr>
          <w:p w14:paraId="442ACC5C" w14:textId="77777777" w:rsidR="00B878A6" w:rsidRPr="00691C47" w:rsidRDefault="00B878A6" w:rsidP="00816980">
            <w:pPr>
              <w:jc w:val="center"/>
            </w:pPr>
          </w:p>
        </w:tc>
      </w:tr>
      <w:tr w:rsidR="00B878A6" w:rsidRPr="00F20580" w14:paraId="1B5178CA" w14:textId="77777777">
        <w:trPr>
          <w:jc w:val="center"/>
        </w:trPr>
        <w:tc>
          <w:tcPr>
            <w:tcW w:w="738" w:type="dxa"/>
          </w:tcPr>
          <w:p w14:paraId="3B8DCF1B" w14:textId="77777777" w:rsidR="00B878A6" w:rsidRPr="00691C47" w:rsidRDefault="00B878A6" w:rsidP="00816980">
            <w:pPr>
              <w:jc w:val="center"/>
            </w:pPr>
          </w:p>
        </w:tc>
        <w:tc>
          <w:tcPr>
            <w:tcW w:w="1890" w:type="dxa"/>
          </w:tcPr>
          <w:p w14:paraId="4A4F1008" w14:textId="77777777" w:rsidR="00B878A6" w:rsidRPr="00691C47" w:rsidRDefault="00B878A6" w:rsidP="00816980"/>
        </w:tc>
        <w:tc>
          <w:tcPr>
            <w:tcW w:w="4860" w:type="dxa"/>
          </w:tcPr>
          <w:p w14:paraId="5626D8D9" w14:textId="77777777" w:rsidR="00B878A6" w:rsidRPr="00691C47" w:rsidRDefault="00B878A6" w:rsidP="00816980"/>
        </w:tc>
        <w:tc>
          <w:tcPr>
            <w:tcW w:w="1170" w:type="dxa"/>
          </w:tcPr>
          <w:p w14:paraId="2B59E3C9" w14:textId="77777777" w:rsidR="00B878A6" w:rsidRPr="00691C47" w:rsidRDefault="00B878A6" w:rsidP="00816980">
            <w:pPr>
              <w:jc w:val="center"/>
            </w:pPr>
          </w:p>
        </w:tc>
        <w:tc>
          <w:tcPr>
            <w:tcW w:w="1170" w:type="dxa"/>
          </w:tcPr>
          <w:p w14:paraId="32845F86" w14:textId="77777777" w:rsidR="00B878A6" w:rsidRPr="00691C47" w:rsidRDefault="00B878A6" w:rsidP="00816980">
            <w:pPr>
              <w:jc w:val="center"/>
            </w:pPr>
          </w:p>
        </w:tc>
      </w:tr>
      <w:tr w:rsidR="00B878A6" w:rsidRPr="00F20580" w14:paraId="0A3F671C" w14:textId="77777777">
        <w:trPr>
          <w:jc w:val="center"/>
        </w:trPr>
        <w:tc>
          <w:tcPr>
            <w:tcW w:w="738" w:type="dxa"/>
          </w:tcPr>
          <w:p w14:paraId="1F93A072" w14:textId="77777777" w:rsidR="00B878A6" w:rsidRPr="00691C47" w:rsidRDefault="00B878A6" w:rsidP="00816980">
            <w:pPr>
              <w:jc w:val="center"/>
            </w:pPr>
          </w:p>
        </w:tc>
        <w:tc>
          <w:tcPr>
            <w:tcW w:w="1890" w:type="dxa"/>
          </w:tcPr>
          <w:p w14:paraId="7D7EFEB1" w14:textId="77777777" w:rsidR="00B878A6" w:rsidRPr="00691C47" w:rsidRDefault="00B878A6" w:rsidP="00816980"/>
        </w:tc>
        <w:tc>
          <w:tcPr>
            <w:tcW w:w="4860" w:type="dxa"/>
          </w:tcPr>
          <w:p w14:paraId="0BFDBEDF" w14:textId="77777777" w:rsidR="00B878A6" w:rsidRPr="00691C47" w:rsidRDefault="00B878A6" w:rsidP="00816980"/>
        </w:tc>
        <w:tc>
          <w:tcPr>
            <w:tcW w:w="1170" w:type="dxa"/>
          </w:tcPr>
          <w:p w14:paraId="20901A26" w14:textId="77777777" w:rsidR="00B878A6" w:rsidRPr="00691C47" w:rsidRDefault="00B878A6" w:rsidP="00816980">
            <w:pPr>
              <w:jc w:val="center"/>
            </w:pPr>
          </w:p>
        </w:tc>
        <w:tc>
          <w:tcPr>
            <w:tcW w:w="1170" w:type="dxa"/>
          </w:tcPr>
          <w:p w14:paraId="5347F2EE" w14:textId="77777777" w:rsidR="00B878A6" w:rsidRPr="00691C47" w:rsidRDefault="00B878A6" w:rsidP="00816980">
            <w:pPr>
              <w:jc w:val="center"/>
            </w:pPr>
          </w:p>
        </w:tc>
      </w:tr>
    </w:tbl>
    <w:p w14:paraId="5BB08696" w14:textId="77777777" w:rsidR="001924EE" w:rsidRPr="00F20580" w:rsidRDefault="001924EE" w:rsidP="00B02864"/>
    <w:p w14:paraId="39F43ADE" w14:textId="1E28064E" w:rsidR="00816980" w:rsidRPr="00691C47" w:rsidRDefault="00816980" w:rsidP="00A77929">
      <w:pPr>
        <w:pStyle w:val="IntroTitle"/>
        <w:rPr>
          <w:rFonts w:ascii="Times New Roman" w:hAnsi="Times New Roman" w:cs="Times New Roman"/>
          <w:sz w:val="24"/>
          <w:szCs w:val="24"/>
        </w:rPr>
      </w:pPr>
      <w:bookmarkStart w:id="8" w:name="_Toc497824319"/>
      <w:r w:rsidRPr="00691C47">
        <w:rPr>
          <w:rFonts w:ascii="Times New Roman" w:hAnsi="Times New Roman" w:cs="Times New Roman"/>
          <w:sz w:val="24"/>
          <w:szCs w:val="24"/>
        </w:rPr>
        <w:lastRenderedPageBreak/>
        <w:t>Table of Contents</w:t>
      </w:r>
      <w:bookmarkEnd w:id="8"/>
    </w:p>
    <w:p w14:paraId="4D5E3E43" w14:textId="423A8498" w:rsidR="00143094" w:rsidRDefault="00E240B4">
      <w:pPr>
        <w:pStyle w:val="TOC1"/>
        <w:rPr>
          <w:rFonts w:asciiTheme="minorHAnsi" w:eastAsiaTheme="minorEastAsia" w:hAnsiTheme="minorHAnsi" w:cstheme="minorBidi"/>
          <w:noProof/>
        </w:rPr>
      </w:pPr>
      <w:r>
        <w:fldChar w:fldCharType="begin"/>
      </w:r>
      <w:r>
        <w:instrText xml:space="preserve"> TOC \o "1-3" </w:instrText>
      </w:r>
      <w:r>
        <w:fldChar w:fldCharType="separate"/>
      </w:r>
      <w:r w:rsidR="00143094" w:rsidRPr="00245D53">
        <w:rPr>
          <w:rFonts w:ascii="Times New Roman" w:hAnsi="Times New Roman"/>
          <w:noProof/>
        </w:rPr>
        <w:t>Abstract</w:t>
      </w:r>
      <w:r w:rsidR="00143094">
        <w:rPr>
          <w:noProof/>
        </w:rPr>
        <w:tab/>
      </w:r>
      <w:r w:rsidR="00143094">
        <w:rPr>
          <w:noProof/>
        </w:rPr>
        <w:fldChar w:fldCharType="begin"/>
      </w:r>
      <w:r w:rsidR="00143094">
        <w:rPr>
          <w:noProof/>
        </w:rPr>
        <w:instrText xml:space="preserve"> PAGEREF _Toc497824313 \h </w:instrText>
      </w:r>
      <w:r w:rsidR="00143094">
        <w:rPr>
          <w:noProof/>
        </w:rPr>
      </w:r>
      <w:r w:rsidR="00143094">
        <w:rPr>
          <w:noProof/>
        </w:rPr>
        <w:fldChar w:fldCharType="separate"/>
      </w:r>
      <w:r w:rsidR="00DA1807">
        <w:rPr>
          <w:noProof/>
        </w:rPr>
        <w:t>ii</w:t>
      </w:r>
      <w:r w:rsidR="00143094">
        <w:rPr>
          <w:noProof/>
        </w:rPr>
        <w:fldChar w:fldCharType="end"/>
      </w:r>
    </w:p>
    <w:p w14:paraId="33877CD6" w14:textId="6EA2C542" w:rsidR="00143094" w:rsidRDefault="00143094">
      <w:pPr>
        <w:pStyle w:val="TOC1"/>
        <w:rPr>
          <w:rFonts w:asciiTheme="minorHAnsi" w:eastAsiaTheme="minorEastAsia" w:hAnsiTheme="minorHAnsi" w:cstheme="minorBidi"/>
          <w:noProof/>
        </w:rPr>
      </w:pPr>
      <w:r w:rsidRPr="00245D53">
        <w:rPr>
          <w:rFonts w:ascii="Times New Roman" w:hAnsi="Times New Roman"/>
          <w:noProof/>
        </w:rPr>
        <w:t>CM Foreword</w:t>
      </w:r>
      <w:r>
        <w:rPr>
          <w:noProof/>
        </w:rPr>
        <w:tab/>
      </w:r>
      <w:r>
        <w:rPr>
          <w:noProof/>
        </w:rPr>
        <w:fldChar w:fldCharType="begin"/>
      </w:r>
      <w:r>
        <w:rPr>
          <w:noProof/>
        </w:rPr>
        <w:instrText xml:space="preserve"> PAGEREF _Toc497824314 \h </w:instrText>
      </w:r>
      <w:r>
        <w:rPr>
          <w:noProof/>
        </w:rPr>
      </w:r>
      <w:r>
        <w:rPr>
          <w:noProof/>
        </w:rPr>
        <w:fldChar w:fldCharType="separate"/>
      </w:r>
      <w:r w:rsidR="00DA1807">
        <w:rPr>
          <w:noProof/>
        </w:rPr>
        <w:t>iii</w:t>
      </w:r>
      <w:r>
        <w:rPr>
          <w:noProof/>
        </w:rPr>
        <w:fldChar w:fldCharType="end"/>
      </w:r>
    </w:p>
    <w:p w14:paraId="6FCCF82E" w14:textId="5BD37EF5" w:rsidR="00143094" w:rsidRDefault="00143094">
      <w:pPr>
        <w:pStyle w:val="TOC1"/>
        <w:rPr>
          <w:rFonts w:asciiTheme="minorHAnsi" w:eastAsiaTheme="minorEastAsia" w:hAnsiTheme="minorHAnsi" w:cstheme="minorBidi"/>
          <w:noProof/>
        </w:rPr>
      </w:pPr>
      <w:r w:rsidRPr="00245D53">
        <w:rPr>
          <w:rFonts w:ascii="Times New Roman" w:hAnsi="Times New Roman"/>
          <w:noProof/>
        </w:rPr>
        <w:t>Preface</w:t>
      </w:r>
      <w:r>
        <w:rPr>
          <w:noProof/>
        </w:rPr>
        <w:tab/>
      </w:r>
      <w:r>
        <w:rPr>
          <w:noProof/>
        </w:rPr>
        <w:fldChar w:fldCharType="begin"/>
      </w:r>
      <w:r>
        <w:rPr>
          <w:noProof/>
        </w:rPr>
        <w:instrText xml:space="preserve"> PAGEREF _Toc497824315 \h </w:instrText>
      </w:r>
      <w:r>
        <w:rPr>
          <w:noProof/>
        </w:rPr>
      </w:r>
      <w:r>
        <w:rPr>
          <w:noProof/>
        </w:rPr>
        <w:fldChar w:fldCharType="separate"/>
      </w:r>
      <w:r w:rsidR="00DA1807">
        <w:rPr>
          <w:noProof/>
        </w:rPr>
        <w:t>iv</w:t>
      </w:r>
      <w:r>
        <w:rPr>
          <w:noProof/>
        </w:rPr>
        <w:fldChar w:fldCharType="end"/>
      </w:r>
    </w:p>
    <w:p w14:paraId="2559DFC5" w14:textId="18F29381" w:rsidR="00143094" w:rsidRDefault="00143094">
      <w:pPr>
        <w:pStyle w:val="TOC1"/>
        <w:rPr>
          <w:rFonts w:asciiTheme="minorHAnsi" w:eastAsiaTheme="minorEastAsia" w:hAnsiTheme="minorHAnsi" w:cstheme="minorBidi"/>
          <w:noProof/>
        </w:rPr>
      </w:pPr>
      <w:r w:rsidRPr="00245D53">
        <w:rPr>
          <w:rFonts w:ascii="Times New Roman" w:hAnsi="Times New Roman"/>
          <w:noProof/>
        </w:rPr>
        <w:t>Review/Approval Page</w:t>
      </w:r>
      <w:r>
        <w:rPr>
          <w:noProof/>
        </w:rPr>
        <w:tab/>
      </w:r>
      <w:r>
        <w:rPr>
          <w:noProof/>
        </w:rPr>
        <w:fldChar w:fldCharType="begin"/>
      </w:r>
      <w:r>
        <w:rPr>
          <w:noProof/>
        </w:rPr>
        <w:instrText xml:space="preserve"> PAGEREF _Toc497824316 \h </w:instrText>
      </w:r>
      <w:r>
        <w:rPr>
          <w:noProof/>
        </w:rPr>
      </w:r>
      <w:r>
        <w:rPr>
          <w:noProof/>
        </w:rPr>
        <w:fldChar w:fldCharType="separate"/>
      </w:r>
      <w:r w:rsidR="00DA1807">
        <w:rPr>
          <w:noProof/>
        </w:rPr>
        <w:t>v</w:t>
      </w:r>
      <w:r>
        <w:rPr>
          <w:noProof/>
        </w:rPr>
        <w:fldChar w:fldCharType="end"/>
      </w:r>
    </w:p>
    <w:p w14:paraId="03EA4124" w14:textId="101A3798" w:rsidR="00143094" w:rsidRDefault="00143094">
      <w:pPr>
        <w:pStyle w:val="TOC1"/>
        <w:rPr>
          <w:rFonts w:asciiTheme="minorHAnsi" w:eastAsiaTheme="minorEastAsia" w:hAnsiTheme="minorHAnsi" w:cstheme="minorBidi"/>
          <w:noProof/>
        </w:rPr>
      </w:pPr>
      <w:r w:rsidRPr="00245D53">
        <w:rPr>
          <w:rFonts w:ascii="Times New Roman" w:hAnsi="Times New Roman"/>
          <w:noProof/>
        </w:rPr>
        <w:t>Change History Log</w:t>
      </w:r>
      <w:r>
        <w:rPr>
          <w:noProof/>
        </w:rPr>
        <w:tab/>
      </w:r>
      <w:r>
        <w:rPr>
          <w:noProof/>
        </w:rPr>
        <w:fldChar w:fldCharType="begin"/>
      </w:r>
      <w:r>
        <w:rPr>
          <w:noProof/>
        </w:rPr>
        <w:instrText xml:space="preserve"> PAGEREF _Toc497824317 \h </w:instrText>
      </w:r>
      <w:r>
        <w:rPr>
          <w:noProof/>
        </w:rPr>
      </w:r>
      <w:r>
        <w:rPr>
          <w:noProof/>
        </w:rPr>
        <w:fldChar w:fldCharType="separate"/>
      </w:r>
      <w:r w:rsidR="00DA1807">
        <w:rPr>
          <w:noProof/>
        </w:rPr>
        <w:t>vi</w:t>
      </w:r>
      <w:r>
        <w:rPr>
          <w:noProof/>
        </w:rPr>
        <w:fldChar w:fldCharType="end"/>
      </w:r>
    </w:p>
    <w:p w14:paraId="4CD1BAE0" w14:textId="41BED1B3"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TBDs/TBRs</w:t>
      </w:r>
      <w:r>
        <w:rPr>
          <w:noProof/>
        </w:rPr>
        <w:tab/>
      </w:r>
      <w:r>
        <w:rPr>
          <w:noProof/>
        </w:rPr>
        <w:fldChar w:fldCharType="begin"/>
      </w:r>
      <w:r>
        <w:rPr>
          <w:noProof/>
        </w:rPr>
        <w:instrText xml:space="preserve"> PAGEREF _Toc497824318 \h </w:instrText>
      </w:r>
      <w:r>
        <w:rPr>
          <w:noProof/>
        </w:rPr>
      </w:r>
      <w:r>
        <w:rPr>
          <w:noProof/>
        </w:rPr>
        <w:fldChar w:fldCharType="separate"/>
      </w:r>
      <w:r w:rsidR="00DA1807">
        <w:rPr>
          <w:noProof/>
        </w:rPr>
        <w:t>vii</w:t>
      </w:r>
      <w:r>
        <w:rPr>
          <w:noProof/>
        </w:rPr>
        <w:fldChar w:fldCharType="end"/>
      </w:r>
    </w:p>
    <w:p w14:paraId="24FAF114" w14:textId="4BA31B49" w:rsidR="00143094" w:rsidRDefault="00143094">
      <w:pPr>
        <w:pStyle w:val="TOC1"/>
        <w:rPr>
          <w:rFonts w:asciiTheme="minorHAnsi" w:eastAsiaTheme="minorEastAsia" w:hAnsiTheme="minorHAnsi" w:cstheme="minorBidi"/>
          <w:noProof/>
        </w:rPr>
      </w:pPr>
      <w:r w:rsidRPr="00245D53">
        <w:rPr>
          <w:rFonts w:ascii="Times New Roman" w:hAnsi="Times New Roman"/>
          <w:noProof/>
        </w:rPr>
        <w:t>Table of Contents</w:t>
      </w:r>
      <w:r>
        <w:rPr>
          <w:noProof/>
        </w:rPr>
        <w:tab/>
      </w:r>
      <w:r>
        <w:rPr>
          <w:noProof/>
        </w:rPr>
        <w:fldChar w:fldCharType="begin"/>
      </w:r>
      <w:r>
        <w:rPr>
          <w:noProof/>
        </w:rPr>
        <w:instrText xml:space="preserve"> PAGEREF _Toc497824319 \h </w:instrText>
      </w:r>
      <w:r>
        <w:rPr>
          <w:noProof/>
        </w:rPr>
      </w:r>
      <w:r>
        <w:rPr>
          <w:noProof/>
        </w:rPr>
        <w:fldChar w:fldCharType="separate"/>
      </w:r>
      <w:r w:rsidR="00DA1807">
        <w:rPr>
          <w:noProof/>
        </w:rPr>
        <w:t>viii</w:t>
      </w:r>
      <w:r>
        <w:rPr>
          <w:noProof/>
        </w:rPr>
        <w:fldChar w:fldCharType="end"/>
      </w:r>
    </w:p>
    <w:p w14:paraId="49FF4D9A" w14:textId="6BD18614"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Figures</w:t>
      </w:r>
      <w:r>
        <w:rPr>
          <w:noProof/>
        </w:rPr>
        <w:tab/>
      </w:r>
      <w:r>
        <w:rPr>
          <w:noProof/>
        </w:rPr>
        <w:fldChar w:fldCharType="begin"/>
      </w:r>
      <w:r>
        <w:rPr>
          <w:noProof/>
        </w:rPr>
        <w:instrText xml:space="preserve"> PAGEREF _Toc497824320 \h </w:instrText>
      </w:r>
      <w:r>
        <w:rPr>
          <w:noProof/>
        </w:rPr>
      </w:r>
      <w:r>
        <w:rPr>
          <w:noProof/>
        </w:rPr>
        <w:fldChar w:fldCharType="separate"/>
      </w:r>
      <w:ins w:id="9" w:author="Microsoft Office User" w:date="2018-03-23T16:17:00Z">
        <w:r w:rsidR="00DA1807">
          <w:rPr>
            <w:noProof/>
          </w:rPr>
          <w:t>x</w:t>
        </w:r>
      </w:ins>
      <w:del w:id="10" w:author="Microsoft Office User" w:date="2018-03-19T15:42:00Z">
        <w:r w:rsidDel="006160A8">
          <w:rPr>
            <w:noProof/>
          </w:rPr>
          <w:delText>ix</w:delText>
        </w:r>
      </w:del>
      <w:r>
        <w:rPr>
          <w:noProof/>
        </w:rPr>
        <w:fldChar w:fldCharType="end"/>
      </w:r>
    </w:p>
    <w:p w14:paraId="6250F5C5" w14:textId="1CE8D801"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Tables</w:t>
      </w:r>
      <w:r>
        <w:rPr>
          <w:noProof/>
        </w:rPr>
        <w:tab/>
      </w:r>
      <w:r>
        <w:rPr>
          <w:noProof/>
        </w:rPr>
        <w:fldChar w:fldCharType="begin"/>
      </w:r>
      <w:r>
        <w:rPr>
          <w:noProof/>
        </w:rPr>
        <w:instrText xml:space="preserve"> PAGEREF _Toc497824321 \h </w:instrText>
      </w:r>
      <w:r>
        <w:rPr>
          <w:noProof/>
        </w:rPr>
      </w:r>
      <w:r>
        <w:rPr>
          <w:noProof/>
        </w:rPr>
        <w:fldChar w:fldCharType="separate"/>
      </w:r>
      <w:ins w:id="11" w:author="Microsoft Office User" w:date="2018-03-23T16:17:00Z">
        <w:r w:rsidR="00DA1807">
          <w:rPr>
            <w:noProof/>
          </w:rPr>
          <w:t>xi</w:t>
        </w:r>
      </w:ins>
      <w:del w:id="12" w:author="Microsoft Office User" w:date="2018-03-19T15:42:00Z">
        <w:r w:rsidDel="006160A8">
          <w:rPr>
            <w:noProof/>
          </w:rPr>
          <w:delText>x</w:delText>
        </w:r>
      </w:del>
      <w:r>
        <w:rPr>
          <w:noProof/>
        </w:rPr>
        <w:fldChar w:fldCharType="end"/>
      </w:r>
    </w:p>
    <w:p w14:paraId="56F164D3" w14:textId="1BC17AFA" w:rsidR="00143094" w:rsidRDefault="00143094">
      <w:pPr>
        <w:pStyle w:val="TOC1"/>
        <w:rPr>
          <w:rFonts w:asciiTheme="minorHAnsi" w:eastAsiaTheme="minorEastAsia" w:hAnsiTheme="minorHAnsi" w:cstheme="minorBidi"/>
          <w:noProof/>
        </w:rPr>
      </w:pPr>
      <w:r w:rsidRPr="00245D53">
        <w:rPr>
          <w:rFonts w:ascii="Times New Roman" w:hAnsi="Times New Roman"/>
          <w:noProof/>
        </w:rPr>
        <w:t>1.0</w:t>
      </w:r>
      <w:r>
        <w:rPr>
          <w:rFonts w:asciiTheme="minorHAnsi" w:eastAsiaTheme="minorEastAsia" w:hAnsiTheme="minorHAnsi" w:cstheme="minorBidi"/>
          <w:noProof/>
        </w:rPr>
        <w:tab/>
      </w:r>
      <w:r w:rsidRPr="00245D53">
        <w:rPr>
          <w:rFonts w:ascii="Times New Roman" w:hAnsi="Times New Roman"/>
          <w:noProof/>
        </w:rPr>
        <w:t>INTRODUCTION</w:t>
      </w:r>
      <w:r>
        <w:rPr>
          <w:noProof/>
        </w:rPr>
        <w:tab/>
      </w:r>
      <w:r>
        <w:rPr>
          <w:noProof/>
        </w:rPr>
        <w:fldChar w:fldCharType="begin"/>
      </w:r>
      <w:r>
        <w:rPr>
          <w:noProof/>
        </w:rPr>
        <w:instrText xml:space="preserve"> PAGEREF _Toc497824322 \h </w:instrText>
      </w:r>
      <w:r>
        <w:rPr>
          <w:noProof/>
        </w:rPr>
      </w:r>
      <w:r>
        <w:rPr>
          <w:noProof/>
        </w:rPr>
        <w:fldChar w:fldCharType="separate"/>
      </w:r>
      <w:r w:rsidR="00DA1807">
        <w:rPr>
          <w:noProof/>
        </w:rPr>
        <w:t>1</w:t>
      </w:r>
      <w:r>
        <w:rPr>
          <w:noProof/>
        </w:rPr>
        <w:fldChar w:fldCharType="end"/>
      </w:r>
    </w:p>
    <w:p w14:paraId="05B5DFD4" w14:textId="15EA2866" w:rsidR="00143094" w:rsidRDefault="00143094">
      <w:pPr>
        <w:pStyle w:val="TOC1"/>
        <w:rPr>
          <w:rFonts w:asciiTheme="minorHAnsi" w:eastAsiaTheme="minorEastAsia" w:hAnsiTheme="minorHAnsi" w:cstheme="minorBidi"/>
          <w:noProof/>
        </w:rPr>
      </w:pPr>
      <w:r w:rsidRPr="00245D53">
        <w:rPr>
          <w:rFonts w:ascii="Times New Roman" w:hAnsi="Times New Roman"/>
          <w:noProof/>
        </w:rPr>
        <w:t>2.0</w:t>
      </w:r>
      <w:r>
        <w:rPr>
          <w:rFonts w:asciiTheme="minorHAnsi" w:eastAsiaTheme="minorEastAsia" w:hAnsiTheme="minorHAnsi" w:cstheme="minorBidi"/>
          <w:noProof/>
        </w:rPr>
        <w:tab/>
      </w:r>
      <w:r w:rsidRPr="00245D53">
        <w:rPr>
          <w:rFonts w:ascii="Times New Roman" w:hAnsi="Times New Roman"/>
          <w:noProof/>
        </w:rPr>
        <w:t>BACKGROUND INFORMATION and OVERVIEW</w:t>
      </w:r>
      <w:r>
        <w:rPr>
          <w:noProof/>
        </w:rPr>
        <w:tab/>
      </w:r>
      <w:r>
        <w:rPr>
          <w:noProof/>
        </w:rPr>
        <w:fldChar w:fldCharType="begin"/>
      </w:r>
      <w:r>
        <w:rPr>
          <w:noProof/>
        </w:rPr>
        <w:instrText xml:space="preserve"> PAGEREF _Toc497824323 \h </w:instrText>
      </w:r>
      <w:r>
        <w:rPr>
          <w:noProof/>
        </w:rPr>
      </w:r>
      <w:r>
        <w:rPr>
          <w:noProof/>
        </w:rPr>
        <w:fldChar w:fldCharType="separate"/>
      </w:r>
      <w:ins w:id="13" w:author="Microsoft Office User" w:date="2018-03-23T16:17:00Z">
        <w:r w:rsidR="00DA1807">
          <w:rPr>
            <w:noProof/>
          </w:rPr>
          <w:t>2</w:t>
        </w:r>
      </w:ins>
      <w:del w:id="14" w:author="Microsoft Office User" w:date="2018-03-19T15:42:00Z">
        <w:r w:rsidDel="006160A8">
          <w:rPr>
            <w:noProof/>
          </w:rPr>
          <w:delText>4</w:delText>
        </w:r>
      </w:del>
      <w:r>
        <w:rPr>
          <w:noProof/>
        </w:rPr>
        <w:fldChar w:fldCharType="end"/>
      </w:r>
    </w:p>
    <w:p w14:paraId="2D586E15" w14:textId="077CCDF0"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2.1</w:t>
      </w:r>
      <w:r>
        <w:rPr>
          <w:rFonts w:asciiTheme="minorHAnsi" w:eastAsiaTheme="minorEastAsia" w:hAnsiTheme="minorHAnsi" w:cstheme="minorBidi"/>
          <w:noProof/>
        </w:rPr>
        <w:tab/>
      </w:r>
      <w:r w:rsidRPr="00245D53">
        <w:rPr>
          <w:noProof/>
        </w:rPr>
        <w:t>Background</w:t>
      </w:r>
      <w:r>
        <w:rPr>
          <w:noProof/>
        </w:rPr>
        <w:tab/>
      </w:r>
      <w:r>
        <w:rPr>
          <w:noProof/>
        </w:rPr>
        <w:fldChar w:fldCharType="begin"/>
      </w:r>
      <w:r>
        <w:rPr>
          <w:noProof/>
        </w:rPr>
        <w:instrText xml:space="preserve"> PAGEREF _Toc497824324 \h </w:instrText>
      </w:r>
      <w:r>
        <w:rPr>
          <w:noProof/>
        </w:rPr>
      </w:r>
      <w:r>
        <w:rPr>
          <w:noProof/>
        </w:rPr>
        <w:fldChar w:fldCharType="separate"/>
      </w:r>
      <w:ins w:id="15" w:author="Microsoft Office User" w:date="2018-03-23T16:17:00Z">
        <w:r w:rsidR="00DA1807">
          <w:rPr>
            <w:noProof/>
          </w:rPr>
          <w:t>2</w:t>
        </w:r>
      </w:ins>
      <w:del w:id="16" w:author="Microsoft Office User" w:date="2018-03-19T15:42:00Z">
        <w:r w:rsidDel="006160A8">
          <w:rPr>
            <w:noProof/>
          </w:rPr>
          <w:delText>4</w:delText>
        </w:r>
      </w:del>
      <w:r>
        <w:rPr>
          <w:noProof/>
        </w:rPr>
        <w:fldChar w:fldCharType="end"/>
      </w:r>
    </w:p>
    <w:p w14:paraId="3483D998" w14:textId="2A917783" w:rsidR="00143094" w:rsidRDefault="00143094">
      <w:pPr>
        <w:pStyle w:val="TOC2"/>
        <w:tabs>
          <w:tab w:val="left" w:pos="960"/>
          <w:tab w:val="right" w:leader="dot" w:pos="935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Physical Basis of Measurements</w:t>
      </w:r>
      <w:r>
        <w:rPr>
          <w:noProof/>
        </w:rPr>
        <w:tab/>
      </w:r>
      <w:r>
        <w:rPr>
          <w:noProof/>
        </w:rPr>
        <w:fldChar w:fldCharType="begin"/>
      </w:r>
      <w:r>
        <w:rPr>
          <w:noProof/>
        </w:rPr>
        <w:instrText xml:space="preserve"> PAGEREF _Toc497824325 \h </w:instrText>
      </w:r>
      <w:r>
        <w:rPr>
          <w:noProof/>
        </w:rPr>
      </w:r>
      <w:r>
        <w:rPr>
          <w:noProof/>
        </w:rPr>
        <w:fldChar w:fldCharType="separate"/>
      </w:r>
      <w:ins w:id="17" w:author="Microsoft Office User" w:date="2018-03-23T16:17:00Z">
        <w:r w:rsidR="00DA1807">
          <w:rPr>
            <w:noProof/>
          </w:rPr>
          <w:t>3</w:t>
        </w:r>
      </w:ins>
      <w:del w:id="18" w:author="Microsoft Office User" w:date="2018-03-19T15:42:00Z">
        <w:r w:rsidDel="006160A8">
          <w:rPr>
            <w:noProof/>
          </w:rPr>
          <w:delText>5</w:delText>
        </w:r>
      </w:del>
      <w:r>
        <w:rPr>
          <w:noProof/>
        </w:rPr>
        <w:fldChar w:fldCharType="end"/>
      </w:r>
    </w:p>
    <w:p w14:paraId="413F7E60" w14:textId="5F5AACD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2.3</w:t>
      </w:r>
      <w:r>
        <w:rPr>
          <w:rFonts w:asciiTheme="minorHAnsi" w:eastAsiaTheme="minorEastAsia" w:hAnsiTheme="minorHAnsi" w:cstheme="minorBidi"/>
          <w:noProof/>
        </w:rPr>
        <w:tab/>
      </w:r>
      <w:r w:rsidRPr="00245D53">
        <w:rPr>
          <w:noProof/>
        </w:rPr>
        <w:t>Description of the ATL 11: Land Ice H (t) product</w:t>
      </w:r>
      <w:r>
        <w:rPr>
          <w:noProof/>
        </w:rPr>
        <w:tab/>
      </w:r>
      <w:r>
        <w:rPr>
          <w:noProof/>
        </w:rPr>
        <w:fldChar w:fldCharType="begin"/>
      </w:r>
      <w:r>
        <w:rPr>
          <w:noProof/>
        </w:rPr>
        <w:instrText xml:space="preserve"> PAGEREF _Toc497824326 \h </w:instrText>
      </w:r>
      <w:r>
        <w:rPr>
          <w:noProof/>
        </w:rPr>
      </w:r>
      <w:r>
        <w:rPr>
          <w:noProof/>
        </w:rPr>
        <w:fldChar w:fldCharType="separate"/>
      </w:r>
      <w:ins w:id="19" w:author="Microsoft Office User" w:date="2018-03-23T16:17:00Z">
        <w:r w:rsidR="00DA1807">
          <w:rPr>
            <w:noProof/>
          </w:rPr>
          <w:t>4</w:t>
        </w:r>
      </w:ins>
      <w:del w:id="20" w:author="Microsoft Office User" w:date="2018-03-19T15:42:00Z">
        <w:r w:rsidDel="006160A8">
          <w:rPr>
            <w:noProof/>
          </w:rPr>
          <w:delText>6</w:delText>
        </w:r>
      </w:del>
      <w:r>
        <w:rPr>
          <w:noProof/>
        </w:rPr>
        <w:fldChar w:fldCharType="end"/>
      </w:r>
    </w:p>
    <w:p w14:paraId="3BE000C4" w14:textId="79EE37A2" w:rsidR="00143094" w:rsidRDefault="00143094">
      <w:pPr>
        <w:pStyle w:val="TOC1"/>
        <w:rPr>
          <w:rFonts w:asciiTheme="minorHAnsi" w:eastAsiaTheme="minorEastAsia" w:hAnsiTheme="minorHAnsi" w:cstheme="minorBidi"/>
          <w:noProof/>
        </w:rPr>
      </w:pPr>
      <w:r w:rsidRPr="00245D53">
        <w:rPr>
          <w:rFonts w:ascii="Times New Roman" w:hAnsi="Times New Roman"/>
          <w:noProof/>
        </w:rPr>
        <w:t>3.0</w:t>
      </w:r>
      <w:r>
        <w:rPr>
          <w:rFonts w:asciiTheme="minorHAnsi" w:eastAsiaTheme="minorEastAsia" w:hAnsiTheme="minorHAnsi" w:cstheme="minorBidi"/>
          <w:noProof/>
        </w:rPr>
        <w:tab/>
      </w:r>
      <w:r w:rsidRPr="00245D53">
        <w:rPr>
          <w:rFonts w:ascii="Times New Roman" w:hAnsi="Times New Roman"/>
          <w:noProof/>
        </w:rPr>
        <w:t>ALGORITHM THEORY: Derivation of Land Ice H (t)/ATL11 (L3B)</w:t>
      </w:r>
      <w:r>
        <w:rPr>
          <w:noProof/>
        </w:rPr>
        <w:tab/>
      </w:r>
      <w:r>
        <w:rPr>
          <w:noProof/>
        </w:rPr>
        <w:fldChar w:fldCharType="begin"/>
      </w:r>
      <w:r>
        <w:rPr>
          <w:noProof/>
        </w:rPr>
        <w:instrText xml:space="preserve"> PAGEREF _Toc497824327 \h </w:instrText>
      </w:r>
      <w:r>
        <w:rPr>
          <w:noProof/>
        </w:rPr>
      </w:r>
      <w:r>
        <w:rPr>
          <w:noProof/>
        </w:rPr>
        <w:fldChar w:fldCharType="separate"/>
      </w:r>
      <w:ins w:id="21" w:author="Microsoft Office User" w:date="2018-03-23T16:17:00Z">
        <w:r w:rsidR="00DA1807">
          <w:rPr>
            <w:noProof/>
          </w:rPr>
          <w:t>5</w:t>
        </w:r>
      </w:ins>
      <w:del w:id="22" w:author="Microsoft Office User" w:date="2018-03-19T15:42:00Z">
        <w:r w:rsidDel="006160A8">
          <w:rPr>
            <w:noProof/>
          </w:rPr>
          <w:delText>7</w:delText>
        </w:r>
      </w:del>
      <w:r>
        <w:rPr>
          <w:noProof/>
        </w:rPr>
        <w:fldChar w:fldCharType="end"/>
      </w:r>
    </w:p>
    <w:p w14:paraId="1B8A3B84" w14:textId="2512760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3.1</w:t>
      </w:r>
      <w:r>
        <w:rPr>
          <w:rFonts w:asciiTheme="minorHAnsi" w:eastAsiaTheme="minorEastAsia" w:hAnsiTheme="minorHAnsi" w:cstheme="minorBidi"/>
          <w:noProof/>
        </w:rPr>
        <w:tab/>
      </w:r>
      <w:r w:rsidRPr="00245D53">
        <w:rPr>
          <w:noProof/>
        </w:rPr>
        <w:t>Elevation-correction Coordinate Systems</w:t>
      </w:r>
      <w:r>
        <w:rPr>
          <w:noProof/>
        </w:rPr>
        <w:tab/>
      </w:r>
      <w:r>
        <w:rPr>
          <w:noProof/>
        </w:rPr>
        <w:fldChar w:fldCharType="begin"/>
      </w:r>
      <w:r>
        <w:rPr>
          <w:noProof/>
        </w:rPr>
        <w:instrText xml:space="preserve"> PAGEREF _Toc497824328 \h </w:instrText>
      </w:r>
      <w:r>
        <w:rPr>
          <w:noProof/>
        </w:rPr>
      </w:r>
      <w:r>
        <w:rPr>
          <w:noProof/>
        </w:rPr>
        <w:fldChar w:fldCharType="separate"/>
      </w:r>
      <w:ins w:id="23" w:author="Microsoft Office User" w:date="2018-03-23T16:17:00Z">
        <w:r w:rsidR="00DA1807">
          <w:rPr>
            <w:noProof/>
          </w:rPr>
          <w:t>6</w:t>
        </w:r>
      </w:ins>
      <w:del w:id="24" w:author="Microsoft Office User" w:date="2018-03-19T15:42:00Z">
        <w:r w:rsidDel="006160A8">
          <w:rPr>
            <w:noProof/>
          </w:rPr>
          <w:delText>9</w:delText>
        </w:r>
      </w:del>
      <w:r>
        <w:rPr>
          <w:noProof/>
        </w:rPr>
        <w:fldChar w:fldCharType="end"/>
      </w:r>
    </w:p>
    <w:p w14:paraId="211A0867" w14:textId="516550F9" w:rsidR="00143094" w:rsidRDefault="00143094">
      <w:pPr>
        <w:pStyle w:val="TOC2"/>
        <w:tabs>
          <w:tab w:val="left" w:pos="960"/>
          <w:tab w:val="right" w:leader="dot" w:pos="935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Input data editing</w:t>
      </w:r>
      <w:r>
        <w:rPr>
          <w:noProof/>
        </w:rPr>
        <w:tab/>
      </w:r>
      <w:r>
        <w:rPr>
          <w:noProof/>
        </w:rPr>
        <w:fldChar w:fldCharType="begin"/>
      </w:r>
      <w:r>
        <w:rPr>
          <w:noProof/>
        </w:rPr>
        <w:instrText xml:space="preserve"> PAGEREF _Toc497824329 \h </w:instrText>
      </w:r>
      <w:r>
        <w:rPr>
          <w:noProof/>
        </w:rPr>
      </w:r>
      <w:r>
        <w:rPr>
          <w:noProof/>
        </w:rPr>
        <w:fldChar w:fldCharType="separate"/>
      </w:r>
      <w:ins w:id="25" w:author="Microsoft Office User" w:date="2018-03-23T16:17:00Z">
        <w:r w:rsidR="00DA1807">
          <w:rPr>
            <w:noProof/>
          </w:rPr>
          <w:t>7</w:t>
        </w:r>
      </w:ins>
      <w:del w:id="26" w:author="Microsoft Office User" w:date="2018-03-19T15:42:00Z">
        <w:r w:rsidDel="006160A8">
          <w:rPr>
            <w:noProof/>
          </w:rPr>
          <w:delText>9</w:delText>
        </w:r>
      </w:del>
      <w:r>
        <w:rPr>
          <w:noProof/>
        </w:rPr>
        <w:fldChar w:fldCharType="end"/>
      </w:r>
    </w:p>
    <w:p w14:paraId="7EC11BE6" w14:textId="53B620F2" w:rsidR="00143094" w:rsidRDefault="00143094">
      <w:pPr>
        <w:pStyle w:val="TOC3"/>
        <w:tabs>
          <w:tab w:val="left" w:pos="1440"/>
          <w:tab w:val="right" w:leader="dot" w:pos="9350"/>
        </w:tabs>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noProof/>
        </w:rPr>
        <w:t>Input data editing by ATL06 parameters</w:t>
      </w:r>
      <w:r>
        <w:rPr>
          <w:noProof/>
        </w:rPr>
        <w:tab/>
      </w:r>
      <w:r>
        <w:rPr>
          <w:noProof/>
        </w:rPr>
        <w:fldChar w:fldCharType="begin"/>
      </w:r>
      <w:r>
        <w:rPr>
          <w:noProof/>
        </w:rPr>
        <w:instrText xml:space="preserve"> PAGEREF _Toc497824330 \h </w:instrText>
      </w:r>
      <w:r>
        <w:rPr>
          <w:noProof/>
        </w:rPr>
      </w:r>
      <w:r>
        <w:rPr>
          <w:noProof/>
        </w:rPr>
        <w:fldChar w:fldCharType="separate"/>
      </w:r>
      <w:ins w:id="27" w:author="Microsoft Office User" w:date="2018-03-23T16:17:00Z">
        <w:r w:rsidR="00DA1807">
          <w:rPr>
            <w:noProof/>
          </w:rPr>
          <w:t>7</w:t>
        </w:r>
      </w:ins>
      <w:del w:id="28" w:author="Microsoft Office User" w:date="2018-03-19T15:42:00Z">
        <w:r w:rsidDel="006160A8">
          <w:rPr>
            <w:noProof/>
          </w:rPr>
          <w:delText>10</w:delText>
        </w:r>
      </w:del>
      <w:r>
        <w:rPr>
          <w:noProof/>
        </w:rPr>
        <w:fldChar w:fldCharType="end"/>
      </w:r>
    </w:p>
    <w:p w14:paraId="51584781" w14:textId="54591905" w:rsidR="00143094" w:rsidRDefault="00143094">
      <w:pPr>
        <w:pStyle w:val="TOC3"/>
        <w:tabs>
          <w:tab w:val="left" w:pos="1440"/>
          <w:tab w:val="right" w:leader="dot" w:pos="9350"/>
        </w:tabs>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noProof/>
        </w:rPr>
        <w:t>Input data editing by slope</w:t>
      </w:r>
      <w:r>
        <w:rPr>
          <w:noProof/>
        </w:rPr>
        <w:tab/>
      </w:r>
      <w:r>
        <w:rPr>
          <w:noProof/>
        </w:rPr>
        <w:fldChar w:fldCharType="begin"/>
      </w:r>
      <w:r>
        <w:rPr>
          <w:noProof/>
        </w:rPr>
        <w:instrText xml:space="preserve"> PAGEREF _Toc497824331 \h </w:instrText>
      </w:r>
      <w:r>
        <w:rPr>
          <w:noProof/>
        </w:rPr>
      </w:r>
      <w:r>
        <w:rPr>
          <w:noProof/>
        </w:rPr>
        <w:fldChar w:fldCharType="separate"/>
      </w:r>
      <w:ins w:id="29" w:author="Microsoft Office User" w:date="2018-03-23T16:17:00Z">
        <w:r w:rsidR="00DA1807">
          <w:rPr>
            <w:noProof/>
          </w:rPr>
          <w:t>8</w:t>
        </w:r>
      </w:ins>
      <w:del w:id="30" w:author="Microsoft Office User" w:date="2018-03-19T15:42:00Z">
        <w:r w:rsidDel="006160A8">
          <w:rPr>
            <w:noProof/>
          </w:rPr>
          <w:delText>10</w:delText>
        </w:r>
      </w:del>
      <w:r>
        <w:rPr>
          <w:noProof/>
        </w:rPr>
        <w:fldChar w:fldCharType="end"/>
      </w:r>
    </w:p>
    <w:p w14:paraId="42BC10EE" w14:textId="1CFC8BC8" w:rsidR="00143094" w:rsidRDefault="00143094">
      <w:pPr>
        <w:pStyle w:val="TOC3"/>
        <w:tabs>
          <w:tab w:val="left" w:pos="1440"/>
          <w:tab w:val="right" w:leader="dot" w:pos="9350"/>
        </w:tabs>
        <w:rPr>
          <w:rFonts w:asciiTheme="minorHAnsi" w:eastAsiaTheme="minorEastAsia" w:hAnsiTheme="minorHAnsi" w:cstheme="minorBidi"/>
          <w:noProof/>
        </w:rPr>
      </w:pPr>
      <w:r>
        <w:rPr>
          <w:noProof/>
        </w:rPr>
        <w:t>3.2.3</w:t>
      </w:r>
      <w:r>
        <w:rPr>
          <w:rFonts w:asciiTheme="minorHAnsi" w:eastAsiaTheme="minorEastAsia" w:hAnsiTheme="minorHAnsi" w:cstheme="minorBidi"/>
          <w:noProof/>
        </w:rPr>
        <w:tab/>
      </w:r>
      <w:r>
        <w:rPr>
          <w:noProof/>
        </w:rPr>
        <w:t>Spatial data editing</w:t>
      </w:r>
      <w:r>
        <w:rPr>
          <w:noProof/>
        </w:rPr>
        <w:tab/>
      </w:r>
      <w:r>
        <w:rPr>
          <w:noProof/>
        </w:rPr>
        <w:fldChar w:fldCharType="begin"/>
      </w:r>
      <w:r>
        <w:rPr>
          <w:noProof/>
        </w:rPr>
        <w:instrText xml:space="preserve"> PAGEREF _Toc497824332 \h </w:instrText>
      </w:r>
      <w:r>
        <w:rPr>
          <w:noProof/>
        </w:rPr>
      </w:r>
      <w:r>
        <w:rPr>
          <w:noProof/>
        </w:rPr>
        <w:fldChar w:fldCharType="separate"/>
      </w:r>
      <w:ins w:id="31" w:author="Microsoft Office User" w:date="2018-03-23T16:17:00Z">
        <w:r w:rsidR="00DA1807">
          <w:rPr>
            <w:noProof/>
          </w:rPr>
          <w:t>8</w:t>
        </w:r>
      </w:ins>
      <w:del w:id="32" w:author="Microsoft Office User" w:date="2018-03-19T15:42:00Z">
        <w:r w:rsidDel="006160A8">
          <w:rPr>
            <w:noProof/>
          </w:rPr>
          <w:delText>10</w:delText>
        </w:r>
      </w:del>
      <w:r>
        <w:rPr>
          <w:noProof/>
        </w:rPr>
        <w:fldChar w:fldCharType="end"/>
      </w:r>
    </w:p>
    <w:p w14:paraId="43E257F9" w14:textId="3C5562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3.3</w:t>
      </w:r>
      <w:r>
        <w:rPr>
          <w:rFonts w:asciiTheme="minorHAnsi" w:eastAsiaTheme="minorEastAsia" w:hAnsiTheme="minorHAnsi" w:cstheme="minorBidi"/>
          <w:noProof/>
        </w:rPr>
        <w:tab/>
      </w:r>
      <w:r w:rsidRPr="00245D53">
        <w:rPr>
          <w:noProof/>
        </w:rPr>
        <w:t>Reference-shape Correction</w:t>
      </w:r>
      <w:r>
        <w:rPr>
          <w:noProof/>
        </w:rPr>
        <w:tab/>
      </w:r>
      <w:r>
        <w:rPr>
          <w:noProof/>
        </w:rPr>
        <w:fldChar w:fldCharType="begin"/>
      </w:r>
      <w:r>
        <w:rPr>
          <w:noProof/>
        </w:rPr>
        <w:instrText xml:space="preserve"> PAGEREF _Toc497824333 \h </w:instrText>
      </w:r>
      <w:r>
        <w:rPr>
          <w:noProof/>
        </w:rPr>
      </w:r>
      <w:r>
        <w:rPr>
          <w:noProof/>
        </w:rPr>
        <w:fldChar w:fldCharType="separate"/>
      </w:r>
      <w:ins w:id="33" w:author="Microsoft Office User" w:date="2018-03-23T16:17:00Z">
        <w:r w:rsidR="00DA1807">
          <w:rPr>
            <w:noProof/>
          </w:rPr>
          <w:t>9</w:t>
        </w:r>
      </w:ins>
      <w:del w:id="34" w:author="Microsoft Office User" w:date="2018-03-19T15:42:00Z">
        <w:r w:rsidDel="006160A8">
          <w:rPr>
            <w:noProof/>
          </w:rPr>
          <w:delText>11</w:delText>
        </w:r>
      </w:del>
      <w:r>
        <w:rPr>
          <w:noProof/>
        </w:rPr>
        <w:fldChar w:fldCharType="end"/>
      </w:r>
    </w:p>
    <w:p w14:paraId="5D55B94E" w14:textId="22DA5F4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3.4</w:t>
      </w:r>
      <w:r>
        <w:rPr>
          <w:rFonts w:asciiTheme="minorHAnsi" w:eastAsiaTheme="minorEastAsia" w:hAnsiTheme="minorHAnsi" w:cstheme="minorBidi"/>
          <w:noProof/>
        </w:rPr>
        <w:tab/>
      </w:r>
      <w:r w:rsidRPr="00245D53">
        <w:rPr>
          <w:noProof/>
        </w:rPr>
        <w:t>Reference-shape Correction Error Estimates</w:t>
      </w:r>
      <w:r>
        <w:rPr>
          <w:noProof/>
        </w:rPr>
        <w:tab/>
      </w:r>
      <w:r>
        <w:rPr>
          <w:noProof/>
        </w:rPr>
        <w:fldChar w:fldCharType="begin"/>
      </w:r>
      <w:r>
        <w:rPr>
          <w:noProof/>
        </w:rPr>
        <w:instrText xml:space="preserve"> PAGEREF _Toc497824334 \h </w:instrText>
      </w:r>
      <w:r>
        <w:rPr>
          <w:noProof/>
        </w:rPr>
      </w:r>
      <w:r>
        <w:rPr>
          <w:noProof/>
        </w:rPr>
        <w:fldChar w:fldCharType="separate"/>
      </w:r>
      <w:ins w:id="35" w:author="Microsoft Office User" w:date="2018-03-23T16:17:00Z">
        <w:r w:rsidR="00DA1807">
          <w:rPr>
            <w:noProof/>
          </w:rPr>
          <w:t>10</w:t>
        </w:r>
      </w:ins>
      <w:del w:id="36" w:author="Microsoft Office User" w:date="2018-03-19T15:42:00Z">
        <w:r w:rsidDel="006160A8">
          <w:rPr>
            <w:noProof/>
          </w:rPr>
          <w:delText>13</w:delText>
        </w:r>
      </w:del>
      <w:r>
        <w:rPr>
          <w:noProof/>
        </w:rPr>
        <w:fldChar w:fldCharType="end"/>
      </w:r>
    </w:p>
    <w:p w14:paraId="3CB2DAF9" w14:textId="6E3937C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3.5</w:t>
      </w:r>
      <w:r>
        <w:rPr>
          <w:rFonts w:asciiTheme="minorHAnsi" w:eastAsiaTheme="minorEastAsia" w:hAnsiTheme="minorHAnsi" w:cstheme="minorBidi"/>
          <w:noProof/>
        </w:rPr>
        <w:tab/>
      </w:r>
      <w:r w:rsidRPr="00245D53">
        <w:rPr>
          <w:noProof/>
        </w:rPr>
        <w:t>Calculating corrected height values for repeats with no selected pairs</w:t>
      </w:r>
      <w:r>
        <w:rPr>
          <w:noProof/>
        </w:rPr>
        <w:tab/>
      </w:r>
      <w:r>
        <w:rPr>
          <w:noProof/>
        </w:rPr>
        <w:fldChar w:fldCharType="begin"/>
      </w:r>
      <w:r>
        <w:rPr>
          <w:noProof/>
        </w:rPr>
        <w:instrText xml:space="preserve"> PAGEREF _Toc497824335 \h </w:instrText>
      </w:r>
      <w:r>
        <w:rPr>
          <w:noProof/>
        </w:rPr>
      </w:r>
      <w:r>
        <w:rPr>
          <w:noProof/>
        </w:rPr>
        <w:fldChar w:fldCharType="separate"/>
      </w:r>
      <w:ins w:id="37" w:author="Microsoft Office User" w:date="2018-03-23T16:17:00Z">
        <w:r w:rsidR="00DA1807">
          <w:rPr>
            <w:noProof/>
          </w:rPr>
          <w:t>11</w:t>
        </w:r>
      </w:ins>
      <w:del w:id="38" w:author="Microsoft Office User" w:date="2018-03-19T15:42:00Z">
        <w:r w:rsidDel="006160A8">
          <w:rPr>
            <w:noProof/>
          </w:rPr>
          <w:delText>13</w:delText>
        </w:r>
      </w:del>
      <w:r>
        <w:rPr>
          <w:noProof/>
        </w:rPr>
        <w:fldChar w:fldCharType="end"/>
      </w:r>
    </w:p>
    <w:p w14:paraId="3487630A" w14:textId="2FCA2682"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3.6</w:t>
      </w:r>
      <w:r>
        <w:rPr>
          <w:rFonts w:asciiTheme="minorHAnsi" w:eastAsiaTheme="minorEastAsia" w:hAnsiTheme="minorHAnsi" w:cstheme="minorBidi"/>
          <w:noProof/>
        </w:rPr>
        <w:tab/>
      </w:r>
      <w:r w:rsidRPr="00245D53">
        <w:rPr>
          <w:noProof/>
        </w:rPr>
        <w:t>Calculating systematic error estimates</w:t>
      </w:r>
      <w:r>
        <w:rPr>
          <w:noProof/>
        </w:rPr>
        <w:tab/>
      </w:r>
      <w:r>
        <w:rPr>
          <w:noProof/>
        </w:rPr>
        <w:fldChar w:fldCharType="begin"/>
      </w:r>
      <w:r>
        <w:rPr>
          <w:noProof/>
        </w:rPr>
        <w:instrText xml:space="preserve"> PAGEREF _Toc497824336 \h </w:instrText>
      </w:r>
      <w:r>
        <w:rPr>
          <w:noProof/>
        </w:rPr>
      </w:r>
      <w:r>
        <w:rPr>
          <w:noProof/>
        </w:rPr>
        <w:fldChar w:fldCharType="separate"/>
      </w:r>
      <w:ins w:id="39" w:author="Microsoft Office User" w:date="2018-03-23T16:17:00Z">
        <w:r w:rsidR="00DA1807">
          <w:rPr>
            <w:noProof/>
          </w:rPr>
          <w:t>11</w:t>
        </w:r>
      </w:ins>
      <w:del w:id="40" w:author="Microsoft Office User" w:date="2018-03-19T15:42:00Z">
        <w:r w:rsidDel="006160A8">
          <w:rPr>
            <w:noProof/>
          </w:rPr>
          <w:delText>14</w:delText>
        </w:r>
      </w:del>
      <w:r>
        <w:rPr>
          <w:noProof/>
        </w:rPr>
        <w:fldChar w:fldCharType="end"/>
      </w:r>
    </w:p>
    <w:p w14:paraId="48EF55A4" w14:textId="610F6AE3" w:rsidR="00143094" w:rsidRDefault="00143094">
      <w:pPr>
        <w:pStyle w:val="TOC2"/>
        <w:tabs>
          <w:tab w:val="left" w:pos="960"/>
          <w:tab w:val="right" w:leader="dot" w:pos="9350"/>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Calculating shape-corrected heights for non-repeat-track data</w:t>
      </w:r>
      <w:r>
        <w:rPr>
          <w:noProof/>
        </w:rPr>
        <w:tab/>
      </w:r>
      <w:r>
        <w:rPr>
          <w:noProof/>
        </w:rPr>
        <w:fldChar w:fldCharType="begin"/>
      </w:r>
      <w:r>
        <w:rPr>
          <w:noProof/>
        </w:rPr>
        <w:instrText xml:space="preserve"> PAGEREF _Toc497824337 \h </w:instrText>
      </w:r>
      <w:r>
        <w:rPr>
          <w:noProof/>
        </w:rPr>
      </w:r>
      <w:r>
        <w:rPr>
          <w:noProof/>
        </w:rPr>
        <w:fldChar w:fldCharType="separate"/>
      </w:r>
      <w:ins w:id="41" w:author="Microsoft Office User" w:date="2018-03-23T16:17:00Z">
        <w:r w:rsidR="00DA1807">
          <w:rPr>
            <w:noProof/>
          </w:rPr>
          <w:t>12</w:t>
        </w:r>
      </w:ins>
      <w:del w:id="42" w:author="Microsoft Office User" w:date="2018-03-19T15:42:00Z">
        <w:r w:rsidDel="006160A8">
          <w:rPr>
            <w:noProof/>
          </w:rPr>
          <w:delText>15</w:delText>
        </w:r>
      </w:del>
      <w:r>
        <w:rPr>
          <w:noProof/>
        </w:rPr>
        <w:fldChar w:fldCharType="end"/>
      </w:r>
    </w:p>
    <w:p w14:paraId="20B55AB5" w14:textId="2091326B" w:rsidR="00143094" w:rsidRDefault="00143094">
      <w:pPr>
        <w:pStyle w:val="TOC1"/>
        <w:rPr>
          <w:rFonts w:asciiTheme="minorHAnsi" w:eastAsiaTheme="minorEastAsia" w:hAnsiTheme="minorHAnsi" w:cstheme="minorBidi"/>
          <w:noProof/>
        </w:rPr>
      </w:pPr>
      <w:r w:rsidRPr="00245D53">
        <w:rPr>
          <w:rFonts w:ascii="Times New Roman" w:hAnsi="Times New Roman"/>
          <w:noProof/>
        </w:rPr>
        <w:t>4.0</w:t>
      </w:r>
      <w:r>
        <w:rPr>
          <w:rFonts w:asciiTheme="minorHAnsi" w:eastAsiaTheme="minorEastAsia" w:hAnsiTheme="minorHAnsi" w:cstheme="minorBidi"/>
          <w:noProof/>
        </w:rPr>
        <w:tab/>
      </w:r>
      <w:r w:rsidRPr="00245D53">
        <w:rPr>
          <w:rFonts w:ascii="Times New Roman" w:hAnsi="Times New Roman"/>
          <w:noProof/>
        </w:rPr>
        <w:t>LAND ICE PRODUCTS: Land Ice H (t)(ATL 11/L3B)</w:t>
      </w:r>
      <w:r>
        <w:rPr>
          <w:noProof/>
        </w:rPr>
        <w:tab/>
      </w:r>
      <w:r>
        <w:rPr>
          <w:noProof/>
        </w:rPr>
        <w:fldChar w:fldCharType="begin"/>
      </w:r>
      <w:r>
        <w:rPr>
          <w:noProof/>
        </w:rPr>
        <w:instrText xml:space="preserve"> PAGEREF _Toc497824338 \h </w:instrText>
      </w:r>
      <w:r>
        <w:rPr>
          <w:noProof/>
        </w:rPr>
      </w:r>
      <w:r>
        <w:rPr>
          <w:noProof/>
        </w:rPr>
        <w:fldChar w:fldCharType="separate"/>
      </w:r>
      <w:ins w:id="43" w:author="Microsoft Office User" w:date="2018-03-23T16:17:00Z">
        <w:r w:rsidR="00DA1807">
          <w:rPr>
            <w:noProof/>
          </w:rPr>
          <w:t>13</w:t>
        </w:r>
      </w:ins>
      <w:del w:id="44" w:author="Microsoft Office User" w:date="2018-03-19T15:42:00Z">
        <w:r w:rsidDel="006160A8">
          <w:rPr>
            <w:noProof/>
          </w:rPr>
          <w:delText>16</w:delText>
        </w:r>
      </w:del>
      <w:r>
        <w:rPr>
          <w:noProof/>
        </w:rPr>
        <w:fldChar w:fldCharType="end"/>
      </w:r>
    </w:p>
    <w:p w14:paraId="68659B55" w14:textId="4CFD57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4.1</w:t>
      </w:r>
      <w:r>
        <w:rPr>
          <w:rFonts w:asciiTheme="minorHAnsi" w:eastAsiaTheme="minorEastAsia" w:hAnsiTheme="minorHAnsi" w:cstheme="minorBidi"/>
          <w:noProof/>
        </w:rPr>
        <w:tab/>
      </w:r>
      <w:r w:rsidRPr="00245D53">
        <w:rPr>
          <w:i/>
          <w:noProof/>
        </w:rPr>
        <w:t>Corrected_h</w:t>
      </w:r>
      <w:r w:rsidRPr="00245D53">
        <w:rPr>
          <w:noProof/>
        </w:rPr>
        <w:t xml:space="preserve"> group</w:t>
      </w:r>
      <w:r>
        <w:rPr>
          <w:noProof/>
        </w:rPr>
        <w:tab/>
      </w:r>
      <w:r>
        <w:rPr>
          <w:noProof/>
        </w:rPr>
        <w:fldChar w:fldCharType="begin"/>
      </w:r>
      <w:r>
        <w:rPr>
          <w:noProof/>
        </w:rPr>
        <w:instrText xml:space="preserve"> PAGEREF _Toc497824339 \h </w:instrText>
      </w:r>
      <w:r>
        <w:rPr>
          <w:noProof/>
        </w:rPr>
      </w:r>
      <w:r>
        <w:rPr>
          <w:noProof/>
        </w:rPr>
        <w:fldChar w:fldCharType="separate"/>
      </w:r>
      <w:ins w:id="45" w:author="Microsoft Office User" w:date="2018-03-23T16:17:00Z">
        <w:r w:rsidR="00DA1807">
          <w:rPr>
            <w:noProof/>
          </w:rPr>
          <w:t>13</w:t>
        </w:r>
      </w:ins>
      <w:del w:id="46" w:author="Microsoft Office User" w:date="2018-03-19T15:42:00Z">
        <w:r w:rsidDel="006160A8">
          <w:rPr>
            <w:noProof/>
          </w:rPr>
          <w:delText>16</w:delText>
        </w:r>
      </w:del>
      <w:r>
        <w:rPr>
          <w:noProof/>
        </w:rPr>
        <w:fldChar w:fldCharType="end"/>
      </w:r>
    </w:p>
    <w:p w14:paraId="1D04F3F5" w14:textId="7FA692C8" w:rsidR="00143094" w:rsidRDefault="00143094">
      <w:pPr>
        <w:pStyle w:val="TOC2"/>
        <w:tabs>
          <w:tab w:val="left" w:pos="960"/>
          <w:tab w:val="right" w:leader="dot" w:pos="9350"/>
        </w:tabs>
        <w:rPr>
          <w:rFonts w:asciiTheme="minorHAnsi" w:eastAsiaTheme="minorEastAsia" w:hAnsiTheme="minorHAnsi" w:cstheme="minorBidi"/>
          <w:noProof/>
        </w:rPr>
      </w:pPr>
      <w:r w:rsidRPr="00245D53">
        <w:rPr>
          <w:i/>
          <w:noProof/>
        </w:rPr>
        <w:t>4.2</w:t>
      </w:r>
      <w:r>
        <w:rPr>
          <w:rFonts w:asciiTheme="minorHAnsi" w:eastAsiaTheme="minorEastAsia" w:hAnsiTheme="minorHAnsi" w:cstheme="minorBidi"/>
          <w:noProof/>
        </w:rPr>
        <w:tab/>
      </w:r>
      <w:r w:rsidRPr="00245D53">
        <w:rPr>
          <w:i/>
          <w:noProof/>
        </w:rPr>
        <w:t>Pass_quality_stats group</w:t>
      </w:r>
      <w:r>
        <w:rPr>
          <w:noProof/>
        </w:rPr>
        <w:tab/>
      </w:r>
      <w:r>
        <w:rPr>
          <w:noProof/>
        </w:rPr>
        <w:fldChar w:fldCharType="begin"/>
      </w:r>
      <w:r>
        <w:rPr>
          <w:noProof/>
        </w:rPr>
        <w:instrText xml:space="preserve"> PAGEREF _Toc497824340 \h </w:instrText>
      </w:r>
      <w:r>
        <w:rPr>
          <w:noProof/>
        </w:rPr>
      </w:r>
      <w:r>
        <w:rPr>
          <w:noProof/>
        </w:rPr>
        <w:fldChar w:fldCharType="separate"/>
      </w:r>
      <w:ins w:id="47" w:author="Microsoft Office User" w:date="2018-03-23T16:17:00Z">
        <w:r w:rsidR="00DA1807">
          <w:rPr>
            <w:noProof/>
          </w:rPr>
          <w:t>14</w:t>
        </w:r>
      </w:ins>
      <w:del w:id="48" w:author="Microsoft Office User" w:date="2018-03-19T15:42:00Z">
        <w:r w:rsidDel="006160A8">
          <w:rPr>
            <w:noProof/>
          </w:rPr>
          <w:delText>17</w:delText>
        </w:r>
      </w:del>
      <w:r>
        <w:rPr>
          <w:noProof/>
        </w:rPr>
        <w:fldChar w:fldCharType="end"/>
      </w:r>
    </w:p>
    <w:p w14:paraId="620FBCF1" w14:textId="7D0CB994"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lastRenderedPageBreak/>
        <w:t>4.3</w:t>
      </w:r>
      <w:r>
        <w:rPr>
          <w:rFonts w:asciiTheme="minorHAnsi" w:eastAsiaTheme="minorEastAsia" w:hAnsiTheme="minorHAnsi" w:cstheme="minorBidi"/>
          <w:noProof/>
        </w:rPr>
        <w:tab/>
      </w:r>
      <w:r w:rsidRPr="00245D53">
        <w:rPr>
          <w:i/>
          <w:noProof/>
        </w:rPr>
        <w:t>Reference_point</w:t>
      </w:r>
      <w:r w:rsidRPr="00245D53">
        <w:rPr>
          <w:noProof/>
        </w:rPr>
        <w:t xml:space="preserve"> group</w:t>
      </w:r>
      <w:r>
        <w:rPr>
          <w:noProof/>
        </w:rPr>
        <w:tab/>
      </w:r>
      <w:r>
        <w:rPr>
          <w:noProof/>
        </w:rPr>
        <w:fldChar w:fldCharType="begin"/>
      </w:r>
      <w:r>
        <w:rPr>
          <w:noProof/>
        </w:rPr>
        <w:instrText xml:space="preserve"> PAGEREF _Toc497824341 \h </w:instrText>
      </w:r>
      <w:r>
        <w:rPr>
          <w:noProof/>
        </w:rPr>
      </w:r>
      <w:r>
        <w:rPr>
          <w:noProof/>
        </w:rPr>
        <w:fldChar w:fldCharType="separate"/>
      </w:r>
      <w:ins w:id="49" w:author="Microsoft Office User" w:date="2018-03-23T16:17:00Z">
        <w:r w:rsidR="00DA1807">
          <w:rPr>
            <w:noProof/>
          </w:rPr>
          <w:t>15</w:t>
        </w:r>
      </w:ins>
      <w:del w:id="50" w:author="Microsoft Office User" w:date="2018-03-19T15:42:00Z">
        <w:r w:rsidDel="006160A8">
          <w:rPr>
            <w:noProof/>
          </w:rPr>
          <w:delText>18</w:delText>
        </w:r>
      </w:del>
      <w:r>
        <w:rPr>
          <w:noProof/>
        </w:rPr>
        <w:fldChar w:fldCharType="end"/>
      </w:r>
    </w:p>
    <w:p w14:paraId="10D05992" w14:textId="4906039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4.4</w:t>
      </w:r>
      <w:r>
        <w:rPr>
          <w:rFonts w:asciiTheme="minorHAnsi" w:eastAsiaTheme="minorEastAsia" w:hAnsiTheme="minorHAnsi" w:cstheme="minorBidi"/>
          <w:noProof/>
        </w:rPr>
        <w:tab/>
      </w:r>
      <w:r w:rsidRPr="00245D53">
        <w:rPr>
          <w:i/>
          <w:noProof/>
        </w:rPr>
        <w:t>Ref_surf</w:t>
      </w:r>
      <w:r w:rsidRPr="00245D53">
        <w:rPr>
          <w:noProof/>
        </w:rPr>
        <w:t xml:space="preserve">  group</w:t>
      </w:r>
      <w:r>
        <w:rPr>
          <w:noProof/>
        </w:rPr>
        <w:tab/>
      </w:r>
      <w:r>
        <w:rPr>
          <w:noProof/>
        </w:rPr>
        <w:fldChar w:fldCharType="begin"/>
      </w:r>
      <w:r>
        <w:rPr>
          <w:noProof/>
        </w:rPr>
        <w:instrText xml:space="preserve"> PAGEREF _Toc497824342 \h </w:instrText>
      </w:r>
      <w:r>
        <w:rPr>
          <w:noProof/>
        </w:rPr>
      </w:r>
      <w:r>
        <w:rPr>
          <w:noProof/>
        </w:rPr>
        <w:fldChar w:fldCharType="separate"/>
      </w:r>
      <w:ins w:id="51" w:author="Microsoft Office User" w:date="2018-03-23T16:17:00Z">
        <w:r w:rsidR="00DA1807">
          <w:rPr>
            <w:noProof/>
          </w:rPr>
          <w:t>16</w:t>
        </w:r>
      </w:ins>
      <w:del w:id="52" w:author="Microsoft Office User" w:date="2018-03-19T15:42:00Z">
        <w:r w:rsidDel="006160A8">
          <w:rPr>
            <w:noProof/>
          </w:rPr>
          <w:delText>19</w:delText>
        </w:r>
      </w:del>
      <w:r>
        <w:rPr>
          <w:noProof/>
        </w:rPr>
        <w:fldChar w:fldCharType="end"/>
      </w:r>
    </w:p>
    <w:p w14:paraId="2408FEB9" w14:textId="521E449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4.5</w:t>
      </w:r>
      <w:r>
        <w:rPr>
          <w:rFonts w:asciiTheme="minorHAnsi" w:eastAsiaTheme="minorEastAsia" w:hAnsiTheme="minorHAnsi" w:cstheme="minorBidi"/>
          <w:noProof/>
        </w:rPr>
        <w:tab/>
      </w:r>
      <w:r w:rsidRPr="00245D53">
        <w:rPr>
          <w:i/>
          <w:noProof/>
        </w:rPr>
        <w:t>pass_stats</w:t>
      </w:r>
      <w:r w:rsidRPr="00245D53">
        <w:rPr>
          <w:noProof/>
        </w:rPr>
        <w:t xml:space="preserve"> group</w:t>
      </w:r>
      <w:r>
        <w:rPr>
          <w:noProof/>
        </w:rPr>
        <w:tab/>
      </w:r>
      <w:r>
        <w:rPr>
          <w:noProof/>
        </w:rPr>
        <w:fldChar w:fldCharType="begin"/>
      </w:r>
      <w:r>
        <w:rPr>
          <w:noProof/>
        </w:rPr>
        <w:instrText xml:space="preserve"> PAGEREF _Toc497824343 \h </w:instrText>
      </w:r>
      <w:r>
        <w:rPr>
          <w:noProof/>
        </w:rPr>
      </w:r>
      <w:r>
        <w:rPr>
          <w:noProof/>
        </w:rPr>
        <w:fldChar w:fldCharType="separate"/>
      </w:r>
      <w:ins w:id="53" w:author="Microsoft Office User" w:date="2018-03-23T16:17:00Z">
        <w:r w:rsidR="00DA1807">
          <w:rPr>
            <w:noProof/>
          </w:rPr>
          <w:t>18</w:t>
        </w:r>
      </w:ins>
      <w:del w:id="54" w:author="Microsoft Office User" w:date="2018-03-19T15:42:00Z">
        <w:r w:rsidDel="006160A8">
          <w:rPr>
            <w:noProof/>
          </w:rPr>
          <w:delText>21</w:delText>
        </w:r>
      </w:del>
      <w:r>
        <w:rPr>
          <w:noProof/>
        </w:rPr>
        <w:fldChar w:fldCharType="end"/>
      </w:r>
    </w:p>
    <w:p w14:paraId="0820BA08" w14:textId="735C0DCF" w:rsidR="00143094" w:rsidRDefault="00143094">
      <w:pPr>
        <w:pStyle w:val="TOC2"/>
        <w:tabs>
          <w:tab w:val="left" w:pos="960"/>
          <w:tab w:val="right" w:leader="dot" w:pos="9350"/>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Pr>
          <w:noProof/>
        </w:rPr>
        <w:t>Crossing_track_data group</w:t>
      </w:r>
      <w:r>
        <w:rPr>
          <w:noProof/>
        </w:rPr>
        <w:tab/>
      </w:r>
      <w:r>
        <w:rPr>
          <w:noProof/>
        </w:rPr>
        <w:fldChar w:fldCharType="begin"/>
      </w:r>
      <w:r>
        <w:rPr>
          <w:noProof/>
        </w:rPr>
        <w:instrText xml:space="preserve"> PAGEREF _Toc497824344 \h </w:instrText>
      </w:r>
      <w:r>
        <w:rPr>
          <w:noProof/>
        </w:rPr>
      </w:r>
      <w:r>
        <w:rPr>
          <w:noProof/>
        </w:rPr>
        <w:fldChar w:fldCharType="separate"/>
      </w:r>
      <w:ins w:id="55" w:author="Microsoft Office User" w:date="2018-03-23T16:17:00Z">
        <w:r w:rsidR="00DA1807">
          <w:rPr>
            <w:noProof/>
          </w:rPr>
          <w:t>20</w:t>
        </w:r>
      </w:ins>
      <w:del w:id="56" w:author="Microsoft Office User" w:date="2018-03-19T15:42:00Z">
        <w:r w:rsidDel="006160A8">
          <w:rPr>
            <w:noProof/>
          </w:rPr>
          <w:delText>23</w:delText>
        </w:r>
      </w:del>
      <w:r>
        <w:rPr>
          <w:noProof/>
        </w:rPr>
        <w:fldChar w:fldCharType="end"/>
      </w:r>
    </w:p>
    <w:p w14:paraId="6A8D6892" w14:textId="3DF3CFF6" w:rsidR="00143094" w:rsidRDefault="00143094">
      <w:pPr>
        <w:pStyle w:val="TOC1"/>
        <w:rPr>
          <w:rFonts w:asciiTheme="minorHAnsi" w:eastAsiaTheme="minorEastAsia" w:hAnsiTheme="minorHAnsi" w:cstheme="minorBidi"/>
          <w:noProof/>
        </w:rPr>
      </w:pPr>
      <w:r w:rsidRPr="00245D53">
        <w:rPr>
          <w:rFonts w:ascii="Times New Roman" w:hAnsi="Times New Roman"/>
          <w:noProof/>
        </w:rPr>
        <w:t>5.0</w:t>
      </w:r>
      <w:r>
        <w:rPr>
          <w:rFonts w:asciiTheme="minorHAnsi" w:eastAsiaTheme="minorEastAsia" w:hAnsiTheme="minorHAnsi" w:cstheme="minorBidi"/>
          <w:noProof/>
        </w:rPr>
        <w:tab/>
      </w:r>
      <w:r w:rsidRPr="00245D53">
        <w:rPr>
          <w:rFonts w:ascii="Times New Roman" w:hAnsi="Times New Roman"/>
          <w:noProof/>
        </w:rPr>
        <w:t>ALGORITHM IMPLEMENTATION</w:t>
      </w:r>
      <w:r>
        <w:rPr>
          <w:noProof/>
        </w:rPr>
        <w:tab/>
      </w:r>
      <w:r>
        <w:rPr>
          <w:noProof/>
        </w:rPr>
        <w:fldChar w:fldCharType="begin"/>
      </w:r>
      <w:r>
        <w:rPr>
          <w:noProof/>
        </w:rPr>
        <w:instrText xml:space="preserve"> PAGEREF _Toc497824345 \h </w:instrText>
      </w:r>
      <w:r>
        <w:rPr>
          <w:noProof/>
        </w:rPr>
      </w:r>
      <w:r>
        <w:rPr>
          <w:noProof/>
        </w:rPr>
        <w:fldChar w:fldCharType="separate"/>
      </w:r>
      <w:ins w:id="57" w:author="Microsoft Office User" w:date="2018-03-23T16:17:00Z">
        <w:r w:rsidR="00DA1807">
          <w:rPr>
            <w:noProof/>
          </w:rPr>
          <w:t>22</w:t>
        </w:r>
      </w:ins>
      <w:del w:id="58" w:author="Microsoft Office User" w:date="2018-03-19T15:42:00Z">
        <w:r w:rsidDel="006160A8">
          <w:rPr>
            <w:noProof/>
          </w:rPr>
          <w:delText>25</w:delText>
        </w:r>
      </w:del>
      <w:r>
        <w:rPr>
          <w:noProof/>
        </w:rPr>
        <w:fldChar w:fldCharType="end"/>
      </w:r>
    </w:p>
    <w:p w14:paraId="4DF19490" w14:textId="6F8987B6" w:rsidR="00143094" w:rsidRDefault="00143094">
      <w:pPr>
        <w:pStyle w:val="TOC3"/>
        <w:tabs>
          <w:tab w:val="left" w:pos="1440"/>
          <w:tab w:val="right" w:leader="dot" w:pos="9350"/>
        </w:tabs>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noProof/>
        </w:rPr>
        <w:t>Select ATL06 data for the current center point</w:t>
      </w:r>
      <w:r>
        <w:rPr>
          <w:noProof/>
        </w:rPr>
        <w:tab/>
      </w:r>
      <w:r>
        <w:rPr>
          <w:noProof/>
        </w:rPr>
        <w:fldChar w:fldCharType="begin"/>
      </w:r>
      <w:r>
        <w:rPr>
          <w:noProof/>
        </w:rPr>
        <w:instrText xml:space="preserve"> PAGEREF _Toc497824346 \h </w:instrText>
      </w:r>
      <w:r>
        <w:rPr>
          <w:noProof/>
        </w:rPr>
      </w:r>
      <w:r>
        <w:rPr>
          <w:noProof/>
        </w:rPr>
        <w:fldChar w:fldCharType="separate"/>
      </w:r>
      <w:ins w:id="59" w:author="Microsoft Office User" w:date="2018-03-23T16:17:00Z">
        <w:r w:rsidR="00DA1807">
          <w:rPr>
            <w:noProof/>
          </w:rPr>
          <w:t>23</w:t>
        </w:r>
      </w:ins>
      <w:del w:id="60" w:author="Microsoft Office User" w:date="2018-03-19T15:42:00Z">
        <w:r w:rsidDel="006160A8">
          <w:rPr>
            <w:noProof/>
          </w:rPr>
          <w:delText>26</w:delText>
        </w:r>
      </w:del>
      <w:r>
        <w:rPr>
          <w:noProof/>
        </w:rPr>
        <w:fldChar w:fldCharType="end"/>
      </w:r>
    </w:p>
    <w:p w14:paraId="47DD24E4" w14:textId="471AF017" w:rsidR="00143094" w:rsidRDefault="00143094">
      <w:pPr>
        <w:pStyle w:val="TOC3"/>
        <w:tabs>
          <w:tab w:val="left" w:pos="1440"/>
          <w:tab w:val="right" w:leader="dot" w:pos="9350"/>
        </w:tabs>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noProof/>
        </w:rPr>
        <w:t>Select pairs for the reference-surface calculation</w:t>
      </w:r>
      <w:r>
        <w:rPr>
          <w:noProof/>
        </w:rPr>
        <w:tab/>
      </w:r>
      <w:r>
        <w:rPr>
          <w:noProof/>
        </w:rPr>
        <w:fldChar w:fldCharType="begin"/>
      </w:r>
      <w:r>
        <w:rPr>
          <w:noProof/>
        </w:rPr>
        <w:instrText xml:space="preserve"> PAGEREF _Toc497824347 \h </w:instrText>
      </w:r>
      <w:r>
        <w:rPr>
          <w:noProof/>
        </w:rPr>
      </w:r>
      <w:r>
        <w:rPr>
          <w:noProof/>
        </w:rPr>
        <w:fldChar w:fldCharType="separate"/>
      </w:r>
      <w:ins w:id="61" w:author="Microsoft Office User" w:date="2018-03-23T16:17:00Z">
        <w:r w:rsidR="00DA1807">
          <w:rPr>
            <w:noProof/>
          </w:rPr>
          <w:t>23</w:t>
        </w:r>
      </w:ins>
      <w:del w:id="62" w:author="Microsoft Office User" w:date="2018-03-19T15:42:00Z">
        <w:r w:rsidDel="006160A8">
          <w:rPr>
            <w:noProof/>
          </w:rPr>
          <w:delText>26</w:delText>
        </w:r>
      </w:del>
      <w:r>
        <w:rPr>
          <w:noProof/>
        </w:rPr>
        <w:fldChar w:fldCharType="end"/>
      </w:r>
    </w:p>
    <w:p w14:paraId="09DD0ABC" w14:textId="247E663E" w:rsidR="00143094" w:rsidRDefault="00143094">
      <w:pPr>
        <w:pStyle w:val="TOC3"/>
        <w:tabs>
          <w:tab w:val="left" w:pos="1440"/>
          <w:tab w:val="right" w:leader="dot" w:pos="9350"/>
        </w:tabs>
        <w:rPr>
          <w:rFonts w:asciiTheme="minorHAnsi" w:eastAsiaTheme="minorEastAsia" w:hAnsiTheme="minorHAnsi" w:cstheme="minorBidi"/>
          <w:noProof/>
        </w:rPr>
      </w:pPr>
      <w:r>
        <w:rPr>
          <w:noProof/>
        </w:rPr>
        <w:t>5.1.3</w:t>
      </w:r>
      <w:r>
        <w:rPr>
          <w:rFonts w:asciiTheme="minorHAnsi" w:eastAsiaTheme="minorEastAsia" w:hAnsiTheme="minorHAnsi" w:cstheme="minorBidi"/>
          <w:noProof/>
        </w:rPr>
        <w:tab/>
      </w:r>
      <w:r>
        <w:rPr>
          <w:noProof/>
        </w:rPr>
        <w:t>Adjust the fit-point center to include the maximum number of passes</w:t>
      </w:r>
      <w:r>
        <w:rPr>
          <w:noProof/>
        </w:rPr>
        <w:tab/>
      </w:r>
      <w:r>
        <w:rPr>
          <w:noProof/>
        </w:rPr>
        <w:fldChar w:fldCharType="begin"/>
      </w:r>
      <w:r>
        <w:rPr>
          <w:noProof/>
        </w:rPr>
        <w:instrText xml:space="preserve"> PAGEREF _Toc497824348 \h </w:instrText>
      </w:r>
      <w:r>
        <w:rPr>
          <w:noProof/>
        </w:rPr>
      </w:r>
      <w:r>
        <w:rPr>
          <w:noProof/>
        </w:rPr>
        <w:fldChar w:fldCharType="separate"/>
      </w:r>
      <w:ins w:id="63" w:author="Microsoft Office User" w:date="2018-03-23T16:17:00Z">
        <w:r w:rsidR="00DA1807">
          <w:rPr>
            <w:noProof/>
          </w:rPr>
          <w:t>26</w:t>
        </w:r>
      </w:ins>
      <w:del w:id="64" w:author="Microsoft Office User" w:date="2018-03-19T15:42:00Z">
        <w:r w:rsidDel="006160A8">
          <w:rPr>
            <w:noProof/>
          </w:rPr>
          <w:delText>28</w:delText>
        </w:r>
      </w:del>
      <w:r>
        <w:rPr>
          <w:noProof/>
        </w:rPr>
        <w:fldChar w:fldCharType="end"/>
      </w:r>
    </w:p>
    <w:p w14:paraId="7FF181D8" w14:textId="4894EA4F" w:rsidR="00143094" w:rsidRDefault="00143094">
      <w:pPr>
        <w:pStyle w:val="TOC3"/>
        <w:tabs>
          <w:tab w:val="left" w:pos="1440"/>
          <w:tab w:val="right" w:leader="dot" w:pos="9350"/>
        </w:tabs>
        <w:rPr>
          <w:rFonts w:asciiTheme="minorHAnsi" w:eastAsiaTheme="minorEastAsia" w:hAnsiTheme="minorHAnsi" w:cstheme="minorBidi"/>
          <w:noProof/>
        </w:rPr>
      </w:pPr>
      <w:r>
        <w:rPr>
          <w:noProof/>
        </w:rPr>
        <w:t>5.1.4</w:t>
      </w:r>
      <w:r>
        <w:rPr>
          <w:rFonts w:asciiTheme="minorHAnsi" w:eastAsiaTheme="minorEastAsia" w:hAnsiTheme="minorHAnsi" w:cstheme="minorBidi"/>
          <w:noProof/>
        </w:rPr>
        <w:tab/>
      </w:r>
      <w:r>
        <w:rPr>
          <w:noProof/>
        </w:rPr>
        <w:t>Calculate the reference surface and corrected heights for selected pairs</w:t>
      </w:r>
      <w:r>
        <w:rPr>
          <w:noProof/>
        </w:rPr>
        <w:tab/>
      </w:r>
      <w:r>
        <w:rPr>
          <w:noProof/>
        </w:rPr>
        <w:fldChar w:fldCharType="begin"/>
      </w:r>
      <w:r>
        <w:rPr>
          <w:noProof/>
        </w:rPr>
        <w:instrText xml:space="preserve"> PAGEREF _Toc497824349 \h </w:instrText>
      </w:r>
      <w:r>
        <w:rPr>
          <w:noProof/>
        </w:rPr>
      </w:r>
      <w:r>
        <w:rPr>
          <w:noProof/>
        </w:rPr>
        <w:fldChar w:fldCharType="separate"/>
      </w:r>
      <w:ins w:id="65" w:author="Microsoft Office User" w:date="2018-03-23T16:17:00Z">
        <w:r w:rsidR="00DA1807">
          <w:rPr>
            <w:noProof/>
          </w:rPr>
          <w:t>26</w:t>
        </w:r>
      </w:ins>
      <w:del w:id="66" w:author="Microsoft Office User" w:date="2018-03-19T15:42:00Z">
        <w:r w:rsidDel="006160A8">
          <w:rPr>
            <w:noProof/>
          </w:rPr>
          <w:delText>29</w:delText>
        </w:r>
      </w:del>
      <w:r>
        <w:rPr>
          <w:noProof/>
        </w:rPr>
        <w:fldChar w:fldCharType="end"/>
      </w:r>
    </w:p>
    <w:p w14:paraId="6F0F3A78" w14:textId="22069CE0" w:rsidR="00143094" w:rsidRDefault="00143094">
      <w:pPr>
        <w:pStyle w:val="TOC3"/>
        <w:tabs>
          <w:tab w:val="left" w:pos="1440"/>
          <w:tab w:val="right" w:leader="dot" w:pos="9350"/>
        </w:tabs>
        <w:rPr>
          <w:rFonts w:asciiTheme="minorHAnsi" w:eastAsiaTheme="minorEastAsia" w:hAnsiTheme="minorHAnsi" w:cstheme="minorBidi"/>
          <w:noProof/>
        </w:rPr>
      </w:pPr>
      <w:r>
        <w:rPr>
          <w:noProof/>
        </w:rPr>
        <w:t>5.1.5</w:t>
      </w:r>
      <w:r>
        <w:rPr>
          <w:rFonts w:asciiTheme="minorHAnsi" w:eastAsiaTheme="minorEastAsia" w:hAnsiTheme="minorHAnsi" w:cstheme="minorBidi"/>
          <w:noProof/>
        </w:rPr>
        <w:tab/>
      </w:r>
      <w:r>
        <w:rPr>
          <w:noProof/>
        </w:rPr>
        <w:t>Calculate corrected heights for repeats with no selected pairs.</w:t>
      </w:r>
      <w:r>
        <w:rPr>
          <w:noProof/>
        </w:rPr>
        <w:tab/>
      </w:r>
      <w:r>
        <w:rPr>
          <w:noProof/>
        </w:rPr>
        <w:fldChar w:fldCharType="begin"/>
      </w:r>
      <w:r>
        <w:rPr>
          <w:noProof/>
        </w:rPr>
        <w:instrText xml:space="preserve"> PAGEREF _Toc497824350 \h </w:instrText>
      </w:r>
      <w:r>
        <w:rPr>
          <w:noProof/>
        </w:rPr>
      </w:r>
      <w:r>
        <w:rPr>
          <w:noProof/>
        </w:rPr>
        <w:fldChar w:fldCharType="separate"/>
      </w:r>
      <w:ins w:id="67" w:author="Microsoft Office User" w:date="2018-03-23T16:17:00Z">
        <w:r w:rsidR="00DA1807">
          <w:rPr>
            <w:noProof/>
          </w:rPr>
          <w:t>29</w:t>
        </w:r>
      </w:ins>
      <w:del w:id="68" w:author="Microsoft Office User" w:date="2018-03-19T15:42:00Z">
        <w:r w:rsidDel="006160A8">
          <w:rPr>
            <w:noProof/>
          </w:rPr>
          <w:delText>31</w:delText>
        </w:r>
      </w:del>
      <w:r>
        <w:rPr>
          <w:noProof/>
        </w:rPr>
        <w:fldChar w:fldCharType="end"/>
      </w:r>
    </w:p>
    <w:p w14:paraId="3643094D" w14:textId="56DADC92" w:rsidR="00143094" w:rsidRDefault="00143094">
      <w:pPr>
        <w:pStyle w:val="TOC3"/>
        <w:tabs>
          <w:tab w:val="left" w:pos="1440"/>
          <w:tab w:val="right" w:leader="dot" w:pos="9350"/>
        </w:tabs>
        <w:rPr>
          <w:rFonts w:asciiTheme="minorHAnsi" w:eastAsiaTheme="minorEastAsia" w:hAnsiTheme="minorHAnsi" w:cstheme="minorBidi"/>
          <w:noProof/>
        </w:rPr>
      </w:pPr>
      <w:r>
        <w:rPr>
          <w:noProof/>
        </w:rPr>
        <w:t>5.1.6</w:t>
      </w:r>
      <w:r>
        <w:rPr>
          <w:rFonts w:asciiTheme="minorHAnsi" w:eastAsiaTheme="minorEastAsia" w:hAnsiTheme="minorHAnsi" w:cstheme="minorBidi"/>
          <w:noProof/>
        </w:rPr>
        <w:tab/>
      </w:r>
      <w:r>
        <w:rPr>
          <w:noProof/>
        </w:rPr>
        <w:t>Calculate corrected heights for crossover data points</w:t>
      </w:r>
      <w:r>
        <w:rPr>
          <w:noProof/>
        </w:rPr>
        <w:tab/>
      </w:r>
      <w:r>
        <w:rPr>
          <w:noProof/>
        </w:rPr>
        <w:fldChar w:fldCharType="begin"/>
      </w:r>
      <w:r>
        <w:rPr>
          <w:noProof/>
        </w:rPr>
        <w:instrText xml:space="preserve"> PAGEREF _Toc497824351 \h </w:instrText>
      </w:r>
      <w:r>
        <w:rPr>
          <w:noProof/>
        </w:rPr>
      </w:r>
      <w:r>
        <w:rPr>
          <w:noProof/>
        </w:rPr>
        <w:fldChar w:fldCharType="separate"/>
      </w:r>
      <w:ins w:id="69" w:author="Microsoft Office User" w:date="2018-03-23T16:17:00Z">
        <w:r w:rsidR="00DA1807">
          <w:rPr>
            <w:noProof/>
          </w:rPr>
          <w:t>30</w:t>
        </w:r>
      </w:ins>
      <w:del w:id="70" w:author="Microsoft Office User" w:date="2018-03-19T15:42:00Z">
        <w:r w:rsidDel="006160A8">
          <w:rPr>
            <w:noProof/>
          </w:rPr>
          <w:delText>32</w:delText>
        </w:r>
      </w:del>
      <w:r>
        <w:rPr>
          <w:noProof/>
        </w:rPr>
        <w:fldChar w:fldCharType="end"/>
      </w:r>
    </w:p>
    <w:p w14:paraId="44C8A49E" w14:textId="0B45B969" w:rsidR="00143094" w:rsidRDefault="00143094">
      <w:pPr>
        <w:pStyle w:val="TOC3"/>
        <w:tabs>
          <w:tab w:val="left" w:pos="1440"/>
          <w:tab w:val="right" w:leader="dot" w:pos="9350"/>
        </w:tabs>
        <w:rPr>
          <w:rFonts w:asciiTheme="minorHAnsi" w:eastAsiaTheme="minorEastAsia" w:hAnsiTheme="minorHAnsi" w:cstheme="minorBidi"/>
          <w:noProof/>
        </w:rPr>
      </w:pPr>
      <w:r>
        <w:rPr>
          <w:noProof/>
        </w:rPr>
        <w:t>5.1.7</w:t>
      </w:r>
      <w:r>
        <w:rPr>
          <w:rFonts w:asciiTheme="minorHAnsi" w:eastAsiaTheme="minorEastAsia" w:hAnsiTheme="minorHAnsi" w:cstheme="minorBidi"/>
          <w:noProof/>
        </w:rPr>
        <w:tab/>
      </w:r>
      <w:r>
        <w:rPr>
          <w:noProof/>
        </w:rPr>
        <w:t>Provide error-averaged values for selected ATL06 parameters</w:t>
      </w:r>
      <w:r>
        <w:rPr>
          <w:noProof/>
        </w:rPr>
        <w:tab/>
      </w:r>
      <w:r>
        <w:rPr>
          <w:noProof/>
        </w:rPr>
        <w:fldChar w:fldCharType="begin"/>
      </w:r>
      <w:r>
        <w:rPr>
          <w:noProof/>
        </w:rPr>
        <w:instrText xml:space="preserve"> PAGEREF _Toc497824352 \h </w:instrText>
      </w:r>
      <w:r>
        <w:rPr>
          <w:noProof/>
        </w:rPr>
      </w:r>
      <w:r>
        <w:rPr>
          <w:noProof/>
        </w:rPr>
        <w:fldChar w:fldCharType="separate"/>
      </w:r>
      <w:ins w:id="71" w:author="Microsoft Office User" w:date="2018-03-23T16:17:00Z">
        <w:r w:rsidR="00DA1807">
          <w:rPr>
            <w:noProof/>
          </w:rPr>
          <w:t>31</w:t>
        </w:r>
      </w:ins>
      <w:del w:id="72" w:author="Microsoft Office User" w:date="2018-03-19T15:42:00Z">
        <w:r w:rsidDel="006160A8">
          <w:rPr>
            <w:noProof/>
          </w:rPr>
          <w:delText>34</w:delText>
        </w:r>
      </w:del>
      <w:r>
        <w:rPr>
          <w:noProof/>
        </w:rPr>
        <w:fldChar w:fldCharType="end"/>
      </w:r>
    </w:p>
    <w:p w14:paraId="60600C7A" w14:textId="07A7F50A" w:rsidR="00143094" w:rsidRDefault="00143094">
      <w:pPr>
        <w:pStyle w:val="TOC3"/>
        <w:tabs>
          <w:tab w:val="left" w:pos="1440"/>
          <w:tab w:val="right" w:leader="dot" w:pos="9350"/>
        </w:tabs>
        <w:rPr>
          <w:rFonts w:asciiTheme="minorHAnsi" w:eastAsiaTheme="minorEastAsia" w:hAnsiTheme="minorHAnsi" w:cstheme="minorBidi"/>
          <w:noProof/>
        </w:rPr>
      </w:pPr>
      <w:r>
        <w:rPr>
          <w:noProof/>
        </w:rPr>
        <w:t>5.1.8</w:t>
      </w:r>
      <w:r>
        <w:rPr>
          <w:rFonts w:asciiTheme="minorHAnsi" w:eastAsiaTheme="minorEastAsia" w:hAnsiTheme="minorHAnsi" w:cstheme="minorBidi"/>
          <w:noProof/>
        </w:rPr>
        <w:tab/>
      </w:r>
      <w:r>
        <w:rPr>
          <w:noProof/>
        </w:rPr>
        <w:t>Provide miscellaneous ATL06 parameters</w:t>
      </w:r>
      <w:r>
        <w:rPr>
          <w:noProof/>
        </w:rPr>
        <w:tab/>
      </w:r>
      <w:r>
        <w:rPr>
          <w:noProof/>
        </w:rPr>
        <w:fldChar w:fldCharType="begin"/>
      </w:r>
      <w:r>
        <w:rPr>
          <w:noProof/>
        </w:rPr>
        <w:instrText xml:space="preserve"> PAGEREF _Toc497824353 \h </w:instrText>
      </w:r>
      <w:r>
        <w:rPr>
          <w:noProof/>
        </w:rPr>
      </w:r>
      <w:r>
        <w:rPr>
          <w:noProof/>
        </w:rPr>
        <w:fldChar w:fldCharType="separate"/>
      </w:r>
      <w:ins w:id="73" w:author="Microsoft Office User" w:date="2018-03-23T16:17:00Z">
        <w:r w:rsidR="00DA1807">
          <w:rPr>
            <w:noProof/>
          </w:rPr>
          <w:t>32</w:t>
        </w:r>
      </w:ins>
      <w:del w:id="74" w:author="Microsoft Office User" w:date="2018-03-19T15:42:00Z">
        <w:r w:rsidDel="006160A8">
          <w:rPr>
            <w:noProof/>
          </w:rPr>
          <w:delText>34</w:delText>
        </w:r>
      </w:del>
      <w:r>
        <w:rPr>
          <w:noProof/>
        </w:rPr>
        <w:fldChar w:fldCharType="end"/>
      </w:r>
    </w:p>
    <w:p w14:paraId="5FCB7E4F" w14:textId="5A7A5199" w:rsidR="00143094" w:rsidRDefault="00143094">
      <w:pPr>
        <w:pStyle w:val="TOC1"/>
        <w:rPr>
          <w:rFonts w:asciiTheme="minorHAnsi" w:eastAsiaTheme="minorEastAsia" w:hAnsiTheme="minorHAnsi" w:cstheme="minorBidi"/>
          <w:noProof/>
        </w:rPr>
      </w:pPr>
      <w:r w:rsidRPr="00245D53">
        <w:rPr>
          <w:rFonts w:ascii="Times New Roman" w:hAnsi="Times New Roman"/>
          <w:noProof/>
        </w:rPr>
        <w:t>6.0</w:t>
      </w:r>
      <w:r>
        <w:rPr>
          <w:rFonts w:asciiTheme="minorHAnsi" w:eastAsiaTheme="minorEastAsia" w:hAnsiTheme="minorHAnsi" w:cstheme="minorBidi"/>
          <w:noProof/>
        </w:rPr>
        <w:tab/>
      </w:r>
      <w:r w:rsidRPr="00245D53">
        <w:rPr>
          <w:rFonts w:ascii="Times New Roman" w:hAnsi="Times New Roman"/>
          <w:noProof/>
        </w:rPr>
        <w:t>Appendix A: Glossary</w:t>
      </w:r>
      <w:r>
        <w:rPr>
          <w:noProof/>
        </w:rPr>
        <w:tab/>
      </w:r>
      <w:r>
        <w:rPr>
          <w:noProof/>
        </w:rPr>
        <w:fldChar w:fldCharType="begin"/>
      </w:r>
      <w:r>
        <w:rPr>
          <w:noProof/>
        </w:rPr>
        <w:instrText xml:space="preserve"> PAGEREF _Toc497824354 \h </w:instrText>
      </w:r>
      <w:r>
        <w:rPr>
          <w:noProof/>
        </w:rPr>
      </w:r>
      <w:r>
        <w:rPr>
          <w:noProof/>
        </w:rPr>
        <w:fldChar w:fldCharType="separate"/>
      </w:r>
      <w:ins w:id="75" w:author="Microsoft Office User" w:date="2018-03-23T16:17:00Z">
        <w:r w:rsidR="00DA1807">
          <w:rPr>
            <w:noProof/>
          </w:rPr>
          <w:t>34</w:t>
        </w:r>
      </w:ins>
      <w:del w:id="76" w:author="Microsoft Office User" w:date="2018-03-19T15:42:00Z">
        <w:r w:rsidDel="006160A8">
          <w:rPr>
            <w:noProof/>
          </w:rPr>
          <w:delText>36</w:delText>
        </w:r>
      </w:del>
      <w:r>
        <w:rPr>
          <w:noProof/>
        </w:rPr>
        <w:fldChar w:fldCharType="end"/>
      </w:r>
    </w:p>
    <w:p w14:paraId="1CB97C4F" w14:textId="106E0307" w:rsidR="00143094" w:rsidRDefault="00143094">
      <w:pPr>
        <w:pStyle w:val="TOC1"/>
        <w:rPr>
          <w:rFonts w:asciiTheme="minorHAnsi" w:eastAsiaTheme="minorEastAsia" w:hAnsiTheme="minorHAnsi" w:cstheme="minorBidi"/>
          <w:noProof/>
        </w:rPr>
      </w:pPr>
      <w:r w:rsidRPr="00245D53">
        <w:rPr>
          <w:rFonts w:ascii="Times New Roman" w:hAnsi="Times New Roman"/>
          <w:noProof/>
        </w:rPr>
        <w:t>Glossary/Acronyms</w:t>
      </w:r>
      <w:r>
        <w:rPr>
          <w:noProof/>
        </w:rPr>
        <w:tab/>
      </w:r>
      <w:r>
        <w:rPr>
          <w:noProof/>
        </w:rPr>
        <w:fldChar w:fldCharType="begin"/>
      </w:r>
      <w:r>
        <w:rPr>
          <w:noProof/>
        </w:rPr>
        <w:instrText xml:space="preserve"> PAGEREF _Toc497824355 \h </w:instrText>
      </w:r>
      <w:r>
        <w:rPr>
          <w:noProof/>
        </w:rPr>
      </w:r>
      <w:r>
        <w:rPr>
          <w:noProof/>
        </w:rPr>
        <w:fldChar w:fldCharType="separate"/>
      </w:r>
      <w:ins w:id="77" w:author="Microsoft Office User" w:date="2018-03-23T16:17:00Z">
        <w:r w:rsidR="00DA1807">
          <w:rPr>
            <w:noProof/>
          </w:rPr>
          <w:t>40</w:t>
        </w:r>
      </w:ins>
      <w:del w:id="78" w:author="Microsoft Office User" w:date="2018-03-19T15:42:00Z">
        <w:r w:rsidDel="006160A8">
          <w:rPr>
            <w:noProof/>
          </w:rPr>
          <w:delText>42</w:delText>
        </w:r>
      </w:del>
      <w:r>
        <w:rPr>
          <w:noProof/>
        </w:rPr>
        <w:fldChar w:fldCharType="end"/>
      </w:r>
    </w:p>
    <w:p w14:paraId="12E2B3DA" w14:textId="543DB6D5" w:rsidR="00143094" w:rsidRDefault="00143094">
      <w:pPr>
        <w:pStyle w:val="TOC1"/>
        <w:rPr>
          <w:rFonts w:asciiTheme="minorHAnsi" w:eastAsiaTheme="minorEastAsia" w:hAnsiTheme="minorHAnsi" w:cstheme="minorBidi"/>
          <w:noProof/>
        </w:rPr>
      </w:pPr>
      <w:r w:rsidRPr="00245D53">
        <w:rPr>
          <w:rFonts w:ascii="Times New Roman" w:hAnsi="Times New Roman"/>
          <w:noProof/>
        </w:rPr>
        <w:t>References</w:t>
      </w:r>
      <w:r>
        <w:rPr>
          <w:noProof/>
        </w:rPr>
        <w:tab/>
      </w:r>
      <w:r>
        <w:rPr>
          <w:noProof/>
        </w:rPr>
        <w:fldChar w:fldCharType="begin"/>
      </w:r>
      <w:r>
        <w:rPr>
          <w:noProof/>
        </w:rPr>
        <w:instrText xml:space="preserve"> PAGEREF _Toc497824356 \h </w:instrText>
      </w:r>
      <w:r>
        <w:rPr>
          <w:noProof/>
        </w:rPr>
      </w:r>
      <w:r>
        <w:rPr>
          <w:noProof/>
        </w:rPr>
        <w:fldChar w:fldCharType="separate"/>
      </w:r>
      <w:ins w:id="79" w:author="Microsoft Office User" w:date="2018-03-23T16:17:00Z">
        <w:r w:rsidR="00DA1807">
          <w:rPr>
            <w:noProof/>
          </w:rPr>
          <w:t>42</w:t>
        </w:r>
      </w:ins>
      <w:del w:id="80" w:author="Microsoft Office User" w:date="2018-03-19T15:42:00Z">
        <w:r w:rsidDel="006160A8">
          <w:rPr>
            <w:noProof/>
          </w:rPr>
          <w:delText>44</w:delText>
        </w:r>
      </w:del>
      <w:r>
        <w:rPr>
          <w:noProof/>
        </w:rPr>
        <w:fldChar w:fldCharType="end"/>
      </w:r>
    </w:p>
    <w:p w14:paraId="4C8FF7F9" w14:textId="68D8F28D" w:rsidR="00B409F6" w:rsidRPr="00691C47" w:rsidRDefault="00E240B4" w:rsidP="00B409F6">
      <w:r>
        <w:fldChar w:fldCharType="end"/>
      </w:r>
    </w:p>
    <w:p w14:paraId="5E7C2834" w14:textId="16FA0595" w:rsidR="00816980" w:rsidRPr="00691C47" w:rsidRDefault="00816980" w:rsidP="00EA6DDE">
      <w:pPr>
        <w:pStyle w:val="IntroTitle"/>
        <w:rPr>
          <w:rFonts w:ascii="Times New Roman" w:hAnsi="Times New Roman" w:cs="Times New Roman"/>
          <w:sz w:val="24"/>
          <w:szCs w:val="24"/>
        </w:rPr>
      </w:pPr>
      <w:bookmarkStart w:id="81" w:name="_Toc497824320"/>
      <w:r w:rsidRPr="00691C47">
        <w:rPr>
          <w:rFonts w:ascii="Times New Roman" w:hAnsi="Times New Roman" w:cs="Times New Roman"/>
          <w:sz w:val="24"/>
          <w:szCs w:val="24"/>
        </w:rPr>
        <w:lastRenderedPageBreak/>
        <w:t>List of Figures</w:t>
      </w:r>
      <w:bookmarkEnd w:id="81"/>
    </w:p>
    <w:p w14:paraId="5C1F4ED2" w14:textId="77777777" w:rsidR="00816980" w:rsidRPr="00691C47" w:rsidRDefault="00816980">
      <w:r w:rsidRPr="00691C47">
        <w:t xml:space="preserve"> </w:t>
      </w:r>
    </w:p>
    <w:p w14:paraId="33FFEEF3" w14:textId="4D4C2F3D" w:rsidR="00816980" w:rsidRPr="00691C47" w:rsidRDefault="00816980">
      <w:pPr>
        <w:tabs>
          <w:tab w:val="left" w:pos="720"/>
          <w:tab w:val="right" w:pos="9180"/>
        </w:tabs>
        <w:rPr>
          <w:u w:val="single"/>
        </w:rPr>
      </w:pPr>
      <w:r w:rsidRPr="00691C47">
        <w:rPr>
          <w:u w:val="single"/>
        </w:rPr>
        <w:t>Figure</w:t>
      </w:r>
      <w:r w:rsidRPr="00691C47">
        <w:tab/>
      </w:r>
      <w:r w:rsidRPr="00691C47">
        <w:tab/>
      </w:r>
      <w:r w:rsidRPr="00691C47">
        <w:rPr>
          <w:u w:val="single"/>
        </w:rPr>
        <w:t>Page</w:t>
      </w:r>
    </w:p>
    <w:p w14:paraId="35C43CA3" w14:textId="20C1467B" w:rsidR="004C7B6B" w:rsidRDefault="00B74E81">
      <w:pPr>
        <w:pStyle w:val="TableofFigures"/>
        <w:tabs>
          <w:tab w:val="right" w:leader="dot" w:pos="9350"/>
        </w:tabs>
        <w:rPr>
          <w:rFonts w:asciiTheme="minorHAnsi" w:eastAsiaTheme="minorEastAsia" w:hAnsiTheme="minorHAnsi" w:cstheme="minorBidi"/>
          <w:noProof/>
        </w:rPr>
      </w:pPr>
      <w:r w:rsidRPr="00D25FB7">
        <w:fldChar w:fldCharType="begin"/>
      </w:r>
      <w:r w:rsidRPr="00D25FB7">
        <w:instrText xml:space="preserve"> TOC \c "Figure" </w:instrText>
      </w:r>
      <w:r w:rsidRPr="00D25FB7">
        <w:fldChar w:fldCharType="separate"/>
      </w:r>
      <w:r w:rsidR="004C7B6B" w:rsidRPr="00D909A0">
        <w:rPr>
          <w:b/>
          <w:noProof/>
        </w:rPr>
        <w:t>Figure 2</w:t>
      </w:r>
      <w:r w:rsidR="004C7B6B" w:rsidRPr="00D909A0">
        <w:rPr>
          <w:b/>
          <w:noProof/>
        </w:rPr>
        <w:noBreakHyphen/>
        <w:t>1</w:t>
      </w:r>
      <w:r w:rsidR="004C7B6B">
        <w:rPr>
          <w:noProof/>
        </w:rPr>
        <w:t>. ICESat-2 repeat-track schematic</w:t>
      </w:r>
      <w:r w:rsidR="004C7B6B">
        <w:rPr>
          <w:noProof/>
        </w:rPr>
        <w:tab/>
      </w:r>
      <w:r w:rsidR="004C7B6B">
        <w:rPr>
          <w:noProof/>
        </w:rPr>
        <w:fldChar w:fldCharType="begin"/>
      </w:r>
      <w:r w:rsidR="004C7B6B">
        <w:rPr>
          <w:noProof/>
        </w:rPr>
        <w:instrText xml:space="preserve"> PAGEREF _Toc462391960 \h </w:instrText>
      </w:r>
      <w:r w:rsidR="004C7B6B">
        <w:rPr>
          <w:noProof/>
        </w:rPr>
      </w:r>
      <w:r w:rsidR="004C7B6B">
        <w:rPr>
          <w:noProof/>
        </w:rPr>
        <w:fldChar w:fldCharType="separate"/>
      </w:r>
      <w:ins w:id="82" w:author="Microsoft Office User" w:date="2018-03-23T16:17:00Z">
        <w:r w:rsidR="00DA1807">
          <w:rPr>
            <w:noProof/>
          </w:rPr>
          <w:t>3</w:t>
        </w:r>
      </w:ins>
      <w:del w:id="83" w:author="Microsoft Office User" w:date="2018-03-19T15:42:00Z">
        <w:r w:rsidR="00143094" w:rsidDel="006160A8">
          <w:rPr>
            <w:noProof/>
          </w:rPr>
          <w:delText>5</w:delText>
        </w:r>
      </w:del>
      <w:r w:rsidR="004C7B6B">
        <w:rPr>
          <w:noProof/>
        </w:rPr>
        <w:fldChar w:fldCharType="end"/>
      </w:r>
    </w:p>
    <w:p w14:paraId="4456FED3" w14:textId="36B9C81F" w:rsidR="004C7B6B" w:rsidRDefault="004C7B6B">
      <w:pPr>
        <w:pStyle w:val="TableofFigures"/>
        <w:tabs>
          <w:tab w:val="right" w:leader="dot" w:pos="9350"/>
        </w:tabs>
        <w:rPr>
          <w:rFonts w:asciiTheme="minorHAnsi" w:eastAsiaTheme="minorEastAsia" w:hAnsiTheme="minorHAnsi" w:cstheme="minorBidi"/>
          <w:noProof/>
        </w:rPr>
      </w:pPr>
      <w:r>
        <w:rPr>
          <w:noProof/>
        </w:rPr>
        <w:t>Figure 3</w:t>
      </w:r>
      <w:r>
        <w:rPr>
          <w:noProof/>
        </w:rPr>
        <w:noBreakHyphen/>
        <w:t>1. ATL11 fitting schematic</w:t>
      </w:r>
      <w:r>
        <w:rPr>
          <w:noProof/>
        </w:rPr>
        <w:tab/>
      </w:r>
      <w:r>
        <w:rPr>
          <w:noProof/>
        </w:rPr>
        <w:fldChar w:fldCharType="begin"/>
      </w:r>
      <w:r>
        <w:rPr>
          <w:noProof/>
        </w:rPr>
        <w:instrText xml:space="preserve"> PAGEREF _Toc462391961 \h </w:instrText>
      </w:r>
      <w:r>
        <w:rPr>
          <w:noProof/>
        </w:rPr>
      </w:r>
      <w:r>
        <w:rPr>
          <w:noProof/>
        </w:rPr>
        <w:fldChar w:fldCharType="separate"/>
      </w:r>
      <w:ins w:id="84" w:author="Microsoft Office User" w:date="2018-03-23T16:17:00Z">
        <w:r w:rsidR="00DA1807">
          <w:rPr>
            <w:noProof/>
          </w:rPr>
          <w:t>5</w:t>
        </w:r>
      </w:ins>
      <w:del w:id="85" w:author="Microsoft Office User" w:date="2018-03-19T15:42:00Z">
        <w:r w:rsidR="00143094" w:rsidDel="006160A8">
          <w:rPr>
            <w:noProof/>
          </w:rPr>
          <w:delText>7</w:delText>
        </w:r>
      </w:del>
      <w:r>
        <w:rPr>
          <w:noProof/>
        </w:rPr>
        <w:fldChar w:fldCharType="end"/>
      </w:r>
    </w:p>
    <w:p w14:paraId="587AB4AD" w14:textId="5DA451F7" w:rsidR="004C7B6B" w:rsidRDefault="004C7B6B">
      <w:pPr>
        <w:pStyle w:val="TableofFigures"/>
        <w:tabs>
          <w:tab w:val="right" w:leader="dot" w:pos="9350"/>
        </w:tabs>
        <w:rPr>
          <w:rFonts w:asciiTheme="minorHAnsi" w:eastAsiaTheme="minorEastAsia" w:hAnsiTheme="minorHAnsi" w:cstheme="minorBidi"/>
          <w:noProof/>
        </w:rPr>
      </w:pPr>
      <w:r>
        <w:rPr>
          <w:noProof/>
        </w:rPr>
        <w:t>Figure 5</w:t>
      </w:r>
      <w:r>
        <w:rPr>
          <w:noProof/>
        </w:rPr>
        <w:noBreakHyphen/>
        <w:t>1 Flow Chart for ATL11 Surface-shape Corrections</w:t>
      </w:r>
      <w:r>
        <w:rPr>
          <w:noProof/>
        </w:rPr>
        <w:tab/>
      </w:r>
      <w:r>
        <w:rPr>
          <w:noProof/>
        </w:rPr>
        <w:fldChar w:fldCharType="begin"/>
      </w:r>
      <w:r>
        <w:rPr>
          <w:noProof/>
        </w:rPr>
        <w:instrText xml:space="preserve"> PAGEREF _Toc462391962 \h </w:instrText>
      </w:r>
      <w:r>
        <w:rPr>
          <w:noProof/>
        </w:rPr>
      </w:r>
      <w:r>
        <w:rPr>
          <w:noProof/>
        </w:rPr>
        <w:fldChar w:fldCharType="separate"/>
      </w:r>
      <w:ins w:id="86" w:author="Microsoft Office User" w:date="2018-03-23T16:17:00Z">
        <w:r w:rsidR="00DA1807">
          <w:rPr>
            <w:noProof/>
          </w:rPr>
          <w:t>22</w:t>
        </w:r>
      </w:ins>
      <w:del w:id="87" w:author="Microsoft Office User" w:date="2018-03-19T15:42:00Z">
        <w:r w:rsidR="00143094" w:rsidDel="006160A8">
          <w:rPr>
            <w:noProof/>
          </w:rPr>
          <w:delText>25</w:delText>
        </w:r>
      </w:del>
      <w:r>
        <w:rPr>
          <w:noProof/>
        </w:rPr>
        <w:fldChar w:fldCharType="end"/>
      </w:r>
    </w:p>
    <w:p w14:paraId="76722A62" w14:textId="2C176416"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1. Spots and tracks, forward flight</w:t>
      </w:r>
      <w:r>
        <w:rPr>
          <w:noProof/>
        </w:rPr>
        <w:tab/>
      </w:r>
      <w:r>
        <w:rPr>
          <w:noProof/>
        </w:rPr>
        <w:fldChar w:fldCharType="begin"/>
      </w:r>
      <w:r>
        <w:rPr>
          <w:noProof/>
        </w:rPr>
        <w:instrText xml:space="preserve"> PAGEREF _Toc462391963 \h </w:instrText>
      </w:r>
      <w:r>
        <w:rPr>
          <w:noProof/>
        </w:rPr>
      </w:r>
      <w:r>
        <w:rPr>
          <w:noProof/>
        </w:rPr>
        <w:fldChar w:fldCharType="separate"/>
      </w:r>
      <w:ins w:id="88" w:author="Microsoft Office User" w:date="2018-03-23T16:17:00Z">
        <w:r w:rsidR="00DA1807">
          <w:rPr>
            <w:noProof/>
          </w:rPr>
          <w:t>38</w:t>
        </w:r>
      </w:ins>
      <w:del w:id="89" w:author="Microsoft Office User" w:date="2018-03-19T15:42:00Z">
        <w:r w:rsidR="00143094" w:rsidDel="006160A8">
          <w:rPr>
            <w:noProof/>
          </w:rPr>
          <w:delText>40</w:delText>
        </w:r>
      </w:del>
      <w:r>
        <w:rPr>
          <w:noProof/>
        </w:rPr>
        <w:fldChar w:fldCharType="end"/>
      </w:r>
    </w:p>
    <w:p w14:paraId="14D0F421" w14:textId="52698CB1"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2. Spots and tracks, forward flight</w:t>
      </w:r>
      <w:r>
        <w:rPr>
          <w:noProof/>
        </w:rPr>
        <w:tab/>
      </w:r>
      <w:r>
        <w:rPr>
          <w:noProof/>
        </w:rPr>
        <w:fldChar w:fldCharType="begin"/>
      </w:r>
      <w:r>
        <w:rPr>
          <w:noProof/>
        </w:rPr>
        <w:instrText xml:space="preserve"> PAGEREF _Toc462391964 \h </w:instrText>
      </w:r>
      <w:r>
        <w:rPr>
          <w:noProof/>
        </w:rPr>
      </w:r>
      <w:r>
        <w:rPr>
          <w:noProof/>
        </w:rPr>
        <w:fldChar w:fldCharType="separate"/>
      </w:r>
      <w:ins w:id="90" w:author="Microsoft Office User" w:date="2018-03-23T16:17:00Z">
        <w:r w:rsidR="00DA1807">
          <w:rPr>
            <w:noProof/>
          </w:rPr>
          <w:t>39</w:t>
        </w:r>
      </w:ins>
      <w:del w:id="91" w:author="Microsoft Office User" w:date="2018-03-19T15:42:00Z">
        <w:r w:rsidR="00143094" w:rsidDel="006160A8">
          <w:rPr>
            <w:noProof/>
          </w:rPr>
          <w:delText>41</w:delText>
        </w:r>
      </w:del>
      <w:r>
        <w:rPr>
          <w:noProof/>
        </w:rPr>
        <w:fldChar w:fldCharType="end"/>
      </w:r>
    </w:p>
    <w:p w14:paraId="470AA65B" w14:textId="52CD105A" w:rsidR="00816980" w:rsidRPr="00691C47" w:rsidRDefault="00B74E81" w:rsidP="00496083">
      <w:pPr>
        <w:pStyle w:val="TableofFigures"/>
        <w:tabs>
          <w:tab w:val="right" w:leader="dot" w:pos="9350"/>
        </w:tabs>
        <w:rPr>
          <w:b/>
          <w:bCs/>
        </w:rPr>
      </w:pPr>
      <w:r w:rsidRPr="00D25FB7">
        <w:fldChar w:fldCharType="end"/>
      </w:r>
      <w:r w:rsidR="00496083" w:rsidRPr="00691C47" w:rsidDel="00496083">
        <w:t xml:space="preserve"> </w:t>
      </w:r>
    </w:p>
    <w:p w14:paraId="396C5471" w14:textId="1D6FF85A" w:rsidR="00816980" w:rsidRPr="00691C47" w:rsidRDefault="00384703" w:rsidP="000A2FE4">
      <w:pPr>
        <w:pStyle w:val="IntroTitle"/>
        <w:rPr>
          <w:rFonts w:ascii="Times New Roman" w:hAnsi="Times New Roman" w:cs="Times New Roman"/>
          <w:sz w:val="24"/>
          <w:szCs w:val="24"/>
        </w:rPr>
      </w:pPr>
      <w:bookmarkStart w:id="92" w:name="_Toc497824321"/>
      <w:r w:rsidRPr="00691C47">
        <w:rPr>
          <w:rFonts w:ascii="Times New Roman" w:hAnsi="Times New Roman" w:cs="Times New Roman"/>
          <w:sz w:val="24"/>
          <w:szCs w:val="24"/>
        </w:rPr>
        <w:lastRenderedPageBreak/>
        <w:t>List of Tables</w:t>
      </w:r>
      <w:bookmarkEnd w:id="92"/>
    </w:p>
    <w:p w14:paraId="0BF03F7B" w14:textId="77777777" w:rsidR="00816980" w:rsidRPr="00691C47" w:rsidRDefault="00816980">
      <w:pPr>
        <w:tabs>
          <w:tab w:val="left" w:pos="720"/>
          <w:tab w:val="right" w:pos="9180"/>
        </w:tabs>
      </w:pPr>
    </w:p>
    <w:p w14:paraId="55253576" w14:textId="7EBD0DEC" w:rsidR="00816980" w:rsidRPr="00691C47" w:rsidRDefault="00816980" w:rsidP="00EA6DDE">
      <w:pPr>
        <w:tabs>
          <w:tab w:val="left" w:pos="720"/>
          <w:tab w:val="right" w:pos="9180"/>
        </w:tabs>
        <w:rPr>
          <w:u w:val="single"/>
        </w:rPr>
      </w:pPr>
      <w:r w:rsidRPr="00691C47">
        <w:rPr>
          <w:u w:val="single"/>
        </w:rPr>
        <w:t>Table</w:t>
      </w:r>
      <w:r w:rsidRPr="00691C47">
        <w:tab/>
      </w:r>
      <w:r w:rsidRPr="00691C47">
        <w:tab/>
      </w:r>
      <w:r w:rsidRPr="00691C47">
        <w:rPr>
          <w:u w:val="single"/>
        </w:rPr>
        <w:t>Page</w:t>
      </w:r>
    </w:p>
    <w:p w14:paraId="1DC019B6" w14:textId="66877AFD" w:rsidR="004C7B6B" w:rsidRDefault="006C6D3F">
      <w:pPr>
        <w:pStyle w:val="TableofFigures"/>
        <w:tabs>
          <w:tab w:val="right" w:leader="dot" w:pos="9350"/>
        </w:tabs>
        <w:rPr>
          <w:rFonts w:asciiTheme="minorHAnsi" w:eastAsiaTheme="minorEastAsia" w:hAnsiTheme="minorHAnsi" w:cstheme="minorBidi"/>
          <w:noProof/>
        </w:rPr>
      </w:pPr>
      <w:r>
        <w:fldChar w:fldCharType="begin"/>
      </w:r>
      <w:r>
        <w:instrText xml:space="preserve"> TOC \t "Table,1" \c "Table" </w:instrText>
      </w:r>
      <w:r>
        <w:fldChar w:fldCharType="separate"/>
      </w:r>
      <w:r w:rsidR="004C7B6B">
        <w:rPr>
          <w:noProof/>
        </w:rPr>
        <w:t>Table 3</w:t>
      </w:r>
      <w:r w:rsidR="004C7B6B">
        <w:rPr>
          <w:noProof/>
        </w:rPr>
        <w:noBreakHyphen/>
        <w:t>1 Parameter Filters to determine the validity of segments for ATL11 estimates</w:t>
      </w:r>
      <w:r w:rsidR="004C7B6B">
        <w:rPr>
          <w:noProof/>
        </w:rPr>
        <w:tab/>
      </w:r>
      <w:r w:rsidR="004C7B6B">
        <w:rPr>
          <w:noProof/>
        </w:rPr>
        <w:fldChar w:fldCharType="begin"/>
      </w:r>
      <w:r w:rsidR="004C7B6B">
        <w:rPr>
          <w:noProof/>
        </w:rPr>
        <w:instrText xml:space="preserve"> PAGEREF _Toc462391965 \h </w:instrText>
      </w:r>
      <w:r w:rsidR="004C7B6B">
        <w:rPr>
          <w:noProof/>
        </w:rPr>
      </w:r>
      <w:r w:rsidR="004C7B6B">
        <w:rPr>
          <w:noProof/>
        </w:rPr>
        <w:fldChar w:fldCharType="separate"/>
      </w:r>
      <w:ins w:id="93" w:author="Microsoft Office User" w:date="2018-03-23T16:17:00Z">
        <w:r w:rsidR="00DA1807">
          <w:rPr>
            <w:noProof/>
          </w:rPr>
          <w:t>7</w:t>
        </w:r>
      </w:ins>
      <w:del w:id="94" w:author="Microsoft Office User" w:date="2018-03-19T15:42:00Z">
        <w:r w:rsidR="00143094" w:rsidDel="006160A8">
          <w:rPr>
            <w:noProof/>
          </w:rPr>
          <w:delText>9</w:delText>
        </w:r>
      </w:del>
      <w:r w:rsidR="004C7B6B">
        <w:rPr>
          <w:noProof/>
        </w:rPr>
        <w:fldChar w:fldCharType="end"/>
      </w:r>
    </w:p>
    <w:p w14:paraId="6DA727C4" w14:textId="141C5479"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1 </w:t>
      </w:r>
      <w:r w:rsidRPr="00BF7505">
        <w:rPr>
          <w:i/>
          <w:noProof/>
        </w:rPr>
        <w:t>corrected_h</w:t>
      </w:r>
      <w:r>
        <w:rPr>
          <w:noProof/>
        </w:rPr>
        <w:t xml:space="preserve"> Subgroups</w:t>
      </w:r>
      <w:r>
        <w:rPr>
          <w:noProof/>
        </w:rPr>
        <w:tab/>
      </w:r>
      <w:r>
        <w:rPr>
          <w:noProof/>
        </w:rPr>
        <w:fldChar w:fldCharType="begin"/>
      </w:r>
      <w:r>
        <w:rPr>
          <w:noProof/>
        </w:rPr>
        <w:instrText xml:space="preserve"> PAGEREF _Toc462391966 \h </w:instrText>
      </w:r>
      <w:r>
        <w:rPr>
          <w:noProof/>
        </w:rPr>
      </w:r>
      <w:r>
        <w:rPr>
          <w:noProof/>
        </w:rPr>
        <w:fldChar w:fldCharType="separate"/>
      </w:r>
      <w:ins w:id="95" w:author="Microsoft Office User" w:date="2018-03-23T16:17:00Z">
        <w:r w:rsidR="00DA1807">
          <w:rPr>
            <w:noProof/>
          </w:rPr>
          <w:t>13</w:t>
        </w:r>
      </w:ins>
      <w:del w:id="96" w:author="Microsoft Office User" w:date="2018-03-19T15:42:00Z">
        <w:r w:rsidR="00143094" w:rsidDel="006160A8">
          <w:rPr>
            <w:noProof/>
          </w:rPr>
          <w:delText>16</w:delText>
        </w:r>
      </w:del>
      <w:r>
        <w:rPr>
          <w:noProof/>
        </w:rPr>
        <w:fldChar w:fldCharType="end"/>
      </w:r>
    </w:p>
    <w:p w14:paraId="40AD8370" w14:textId="69E8C0B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2 </w:t>
      </w:r>
      <w:r w:rsidRPr="00BF7505">
        <w:rPr>
          <w:i/>
          <w:noProof/>
        </w:rPr>
        <w:t>reference_points</w:t>
      </w:r>
      <w:r>
        <w:rPr>
          <w:noProof/>
        </w:rPr>
        <w:t xml:space="preserve"> Subgroups</w:t>
      </w:r>
      <w:r>
        <w:rPr>
          <w:noProof/>
        </w:rPr>
        <w:tab/>
      </w:r>
      <w:r>
        <w:rPr>
          <w:noProof/>
        </w:rPr>
        <w:fldChar w:fldCharType="begin"/>
      </w:r>
      <w:r>
        <w:rPr>
          <w:noProof/>
        </w:rPr>
        <w:instrText xml:space="preserve"> PAGEREF _Toc462391967 \h </w:instrText>
      </w:r>
      <w:r>
        <w:rPr>
          <w:noProof/>
        </w:rPr>
      </w:r>
      <w:r>
        <w:rPr>
          <w:noProof/>
        </w:rPr>
        <w:fldChar w:fldCharType="separate"/>
      </w:r>
      <w:ins w:id="97" w:author="Microsoft Office User" w:date="2018-03-23T16:17:00Z">
        <w:r w:rsidR="00DA1807">
          <w:rPr>
            <w:noProof/>
          </w:rPr>
          <w:t>15</w:t>
        </w:r>
      </w:ins>
      <w:del w:id="98" w:author="Microsoft Office User" w:date="2018-03-19T15:42:00Z">
        <w:r w:rsidR="00143094" w:rsidDel="006160A8">
          <w:rPr>
            <w:noProof/>
          </w:rPr>
          <w:delText>18</w:delText>
        </w:r>
      </w:del>
      <w:r>
        <w:rPr>
          <w:noProof/>
        </w:rPr>
        <w:fldChar w:fldCharType="end"/>
      </w:r>
    </w:p>
    <w:p w14:paraId="5B9835A1" w14:textId="3703BFBF"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3</w:t>
      </w:r>
      <w:r>
        <w:rPr>
          <w:noProof/>
        </w:rPr>
        <w:tab/>
      </w:r>
      <w:r>
        <w:rPr>
          <w:noProof/>
        </w:rPr>
        <w:fldChar w:fldCharType="begin"/>
      </w:r>
      <w:r>
        <w:rPr>
          <w:noProof/>
        </w:rPr>
        <w:instrText xml:space="preserve"> PAGEREF _Toc462391968 \h </w:instrText>
      </w:r>
      <w:r>
        <w:rPr>
          <w:noProof/>
        </w:rPr>
      </w:r>
      <w:r>
        <w:rPr>
          <w:noProof/>
        </w:rPr>
        <w:fldChar w:fldCharType="separate"/>
      </w:r>
      <w:ins w:id="99" w:author="Microsoft Office User" w:date="2018-03-23T16:17:00Z">
        <w:r w:rsidR="00DA1807">
          <w:rPr>
            <w:noProof/>
          </w:rPr>
          <w:t>16</w:t>
        </w:r>
      </w:ins>
      <w:del w:id="100" w:author="Microsoft Office User" w:date="2018-03-19T15:42:00Z">
        <w:r w:rsidR="00143094" w:rsidDel="006160A8">
          <w:rPr>
            <w:noProof/>
          </w:rPr>
          <w:delText>19</w:delText>
        </w:r>
      </w:del>
      <w:r>
        <w:rPr>
          <w:noProof/>
        </w:rPr>
        <w:fldChar w:fldCharType="end"/>
      </w:r>
    </w:p>
    <w:p w14:paraId="794E4870" w14:textId="16ABFEC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4 </w:t>
      </w:r>
      <w:r w:rsidRPr="00BF7505">
        <w:rPr>
          <w:i/>
          <w:noProof/>
        </w:rPr>
        <w:t>pass_stats</w:t>
      </w:r>
      <w:r>
        <w:rPr>
          <w:noProof/>
        </w:rPr>
        <w:t xml:space="preserve"> Subgroups</w:t>
      </w:r>
      <w:r>
        <w:rPr>
          <w:noProof/>
        </w:rPr>
        <w:tab/>
      </w:r>
      <w:r>
        <w:rPr>
          <w:noProof/>
        </w:rPr>
        <w:fldChar w:fldCharType="begin"/>
      </w:r>
      <w:r>
        <w:rPr>
          <w:noProof/>
        </w:rPr>
        <w:instrText xml:space="preserve"> PAGEREF _Toc462391969 \h </w:instrText>
      </w:r>
      <w:r>
        <w:rPr>
          <w:noProof/>
        </w:rPr>
      </w:r>
      <w:r>
        <w:rPr>
          <w:noProof/>
        </w:rPr>
        <w:fldChar w:fldCharType="separate"/>
      </w:r>
      <w:ins w:id="101" w:author="Microsoft Office User" w:date="2018-03-23T16:17:00Z">
        <w:r w:rsidR="00DA1807">
          <w:rPr>
            <w:noProof/>
          </w:rPr>
          <w:t>18</w:t>
        </w:r>
      </w:ins>
      <w:del w:id="102" w:author="Microsoft Office User" w:date="2018-03-19T15:42:00Z">
        <w:r w:rsidR="00143094" w:rsidDel="006160A8">
          <w:rPr>
            <w:noProof/>
          </w:rPr>
          <w:delText>21</w:delText>
        </w:r>
      </w:del>
      <w:r>
        <w:rPr>
          <w:noProof/>
        </w:rPr>
        <w:fldChar w:fldCharType="end"/>
      </w:r>
    </w:p>
    <w:p w14:paraId="0F9DAAE6" w14:textId="4FEF925A" w:rsidR="00F90A20" w:rsidRPr="00F20580" w:rsidRDefault="006C6D3F" w:rsidP="00F90A20">
      <w:pPr>
        <w:tabs>
          <w:tab w:val="left" w:pos="720"/>
          <w:tab w:val="right" w:pos="9180"/>
        </w:tabs>
        <w:sectPr w:rsidR="00F90A20" w:rsidRPr="00F20580" w:rsidSect="00B048A8">
          <w:headerReference w:type="default" r:id="rId12"/>
          <w:footerReference w:type="even" r:id="rId13"/>
          <w:footerReference w:type="default" r:id="rId14"/>
          <w:footerReference w:type="first" r:id="rId15"/>
          <w:pgSz w:w="12240" w:h="15840"/>
          <w:pgMar w:top="1440" w:right="1440" w:bottom="1440" w:left="1440" w:header="720" w:footer="720" w:gutter="0"/>
          <w:lnNumType w:countBy="1" w:restart="continuous"/>
          <w:pgNumType w:fmt="lowerRoman"/>
          <w:cols w:space="720"/>
          <w:titlePg/>
          <w:docGrid w:linePitch="360"/>
        </w:sectPr>
      </w:pPr>
      <w:r>
        <w:fldChar w:fldCharType="end"/>
      </w:r>
      <w:r w:rsidR="00F90A20" w:rsidRPr="00F20580">
        <w:t xml:space="preserve"> </w:t>
      </w:r>
    </w:p>
    <w:p w14:paraId="606F77A3" w14:textId="352DB3A8" w:rsidR="00B878A6" w:rsidRPr="00967AA6" w:rsidRDefault="00B878A6" w:rsidP="00B878A6">
      <w:pPr>
        <w:pStyle w:val="Heading1"/>
        <w:rPr>
          <w:rFonts w:ascii="Times New Roman" w:hAnsi="Times New Roman"/>
        </w:rPr>
      </w:pPr>
      <w:bookmarkStart w:id="103" w:name="_Toc497824322"/>
      <w:r w:rsidRPr="00967AA6">
        <w:rPr>
          <w:rFonts w:ascii="Times New Roman" w:hAnsi="Times New Roman"/>
        </w:rPr>
        <w:lastRenderedPageBreak/>
        <w:t>INTRODUCTION</w:t>
      </w:r>
      <w:bookmarkEnd w:id="103"/>
    </w:p>
    <w:p w14:paraId="131B8E8D" w14:textId="214D7F1C" w:rsidR="00B878A6" w:rsidRPr="00967AA6" w:rsidRDefault="00B878A6" w:rsidP="00B878A6">
      <w:r w:rsidRPr="00967AA6">
        <w:t xml:space="preserve">This document describes the theoretical basis </w:t>
      </w:r>
      <w:r w:rsidR="00507218" w:rsidRPr="00967AA6">
        <w:t xml:space="preserve">and implementation </w:t>
      </w:r>
      <w:r w:rsidRPr="00967AA6">
        <w:t>of the level-</w:t>
      </w:r>
      <w:r w:rsidR="008F702F" w:rsidRPr="00967AA6">
        <w:t>3</w:t>
      </w:r>
      <w:r w:rsidR="00967AA6" w:rsidRPr="00967AA6">
        <w:t>b</w:t>
      </w:r>
      <w:r w:rsidR="008F702F" w:rsidRPr="00967AA6">
        <w:t xml:space="preserve"> land-ice</w:t>
      </w:r>
      <w:r w:rsidRPr="00967AA6">
        <w:t xml:space="preserve"> processing algorithms.  </w:t>
      </w:r>
      <w:r w:rsidR="002678BA" w:rsidRPr="00967AA6">
        <w:t xml:space="preserve">It describes </w:t>
      </w:r>
      <w:r w:rsidR="008221D1" w:rsidRPr="00967AA6">
        <w:t>ATL11, which provides time series of surface heights</w:t>
      </w:r>
      <w:r w:rsidR="00507218" w:rsidRPr="00967AA6">
        <w:t>.</w:t>
      </w:r>
      <w:r w:rsidR="00690BC5" w:rsidRPr="00967AA6">
        <w:t xml:space="preserve"> </w:t>
      </w:r>
      <w:r w:rsidRPr="00967AA6">
        <w:t>The higher-level products,</w:t>
      </w:r>
      <w:r w:rsidR="00507218" w:rsidRPr="00967AA6">
        <w:t xml:space="preserve"> </w:t>
      </w:r>
      <w:r w:rsidR="006B774B" w:rsidRPr="00967AA6">
        <w:t xml:space="preserve">providing </w:t>
      </w:r>
      <w:r w:rsidR="00507218" w:rsidRPr="00967AA6">
        <w:t xml:space="preserve">mapped </w:t>
      </w:r>
      <w:r w:rsidR="006B774B" w:rsidRPr="00967AA6">
        <w:t>height</w:t>
      </w:r>
      <w:r w:rsidR="00507218" w:rsidRPr="00967AA6">
        <w:t xml:space="preserve">, and mapped </w:t>
      </w:r>
      <w:r w:rsidR="006B774B" w:rsidRPr="00967AA6">
        <w:t>height</w:t>
      </w:r>
      <w:r w:rsidR="00507218" w:rsidRPr="00967AA6">
        <w:t xml:space="preserve"> change </w:t>
      </w:r>
      <w:r w:rsidRPr="00967AA6">
        <w:t>will be described in supplement</w:t>
      </w:r>
      <w:r w:rsidR="00D26E43" w:rsidRPr="00967AA6">
        <w:t>s</w:t>
      </w:r>
      <w:r w:rsidRPr="00967AA6">
        <w:t xml:space="preserve"> to this document</w:t>
      </w:r>
      <w:r w:rsidR="008F702F" w:rsidRPr="00967AA6">
        <w:t xml:space="preserve"> </w:t>
      </w:r>
      <w:r w:rsidR="00507218" w:rsidRPr="00967AA6">
        <w:t xml:space="preserve">available </w:t>
      </w:r>
      <w:r w:rsidR="00E27BE1" w:rsidRPr="00967AA6">
        <w:t>in late 2016</w:t>
      </w:r>
      <w:r w:rsidR="008F702F" w:rsidRPr="00967AA6">
        <w:t>.</w:t>
      </w:r>
    </w:p>
    <w:p w14:paraId="314495E3" w14:textId="1A1D0829" w:rsidR="00507218" w:rsidRPr="00967AA6" w:rsidRDefault="00E27BE1" w:rsidP="00507218">
      <w:r w:rsidRPr="00967AA6">
        <w:t>ATL11 is based on the ICESat-2 ATL06 product, which is described in a separate ATBD.</w:t>
      </w:r>
      <w:r w:rsidR="00507218" w:rsidRPr="00967AA6">
        <w:t xml:space="preserve">  ATL11 provides heights corrected for displacements between the reference tracks and the location of the ATLAS measurements.  </w:t>
      </w:r>
      <w:r w:rsidRPr="00967AA6">
        <w:t>It is intended as an input for the ATL15 and ATL16 products, which will provide gridded estimates of ice-sheet height and height change, and as a spatially-organized product that allows easy access to height-change information derived from ICESat-2.</w:t>
      </w:r>
    </w:p>
    <w:p w14:paraId="03AC0361" w14:textId="77777777" w:rsidR="00A16E54" w:rsidRDefault="00E24841" w:rsidP="00E24841">
      <w:r>
        <w:t xml:space="preserve">Techniques similar to those used in generating this product have been used to measure short-term elevation changes using </w:t>
      </w:r>
      <w:proofErr w:type="spellStart"/>
      <w:r>
        <w:t>ICESat</w:t>
      </w:r>
      <w:proofErr w:type="spellEnd"/>
      <w:r>
        <w:t xml:space="preserve"> data.  Some studies have subtracted the mean from a collection of height measurements from the same repeat track to leave the rapidly-changing components associated with subglacial water motion </w:t>
      </w:r>
      <w:r>
        <w:fldChar w:fldCharType="begin"/>
      </w:r>
      <w:r>
        <w:instrText xml:space="preserve"> ADDIN EN.CITE &lt;EndNote&gt;&lt;Cite&gt;&lt;Author&gt;Fricker&lt;/Author&gt;&lt;Year&gt;2007&lt;/Year&gt;&lt;IDText&gt;An active subglacial water system in West Antarctica mapped from space&lt;/IDText&gt;&lt;DisplayText&gt;(Fricker and others, 2007)&lt;/DisplayText&gt;&lt;record&gt;&lt;dates&gt;&lt;pub-dates&gt;&lt;date&gt;Mar&lt;/date&gt;&lt;/pub-dates&gt;&lt;year&gt;2007&lt;/year&gt;&lt;/dates&gt;&lt;keywords&gt;&lt;keyword&gt;ICE STREAM-B&lt;/keyword&gt;&lt;keyword&gt;BENEATH&lt;/keyword&gt;&lt;keyword&gt;SHEETS&lt;/keyword&gt;&lt;keyword&gt;LAKES&lt;/keyword&gt;&lt;keyword&gt;JOKULHLAUP&lt;/keyword&gt;&lt;keyword&gt;DISCHARGE&lt;/keyword&gt;&lt;keyword&gt;MECHANISM&lt;/keyword&gt;&lt;keyword&gt;IMAGERY&lt;/keyword&gt;&lt;keyword&gt;RADAR&lt;/keyword&gt;&lt;/keywords&gt;&lt;isbn&gt;0036-8075&lt;/isbn&gt;&lt;work-type&gt;Article&lt;/work-type&gt;&lt;titles&gt;&lt;title&gt;An active subglacial water system in West Antarctica mapped from space&lt;/title&gt;&lt;secondary-title&gt;Science&lt;/secondary-title&gt;&lt;short-title&gt;An active subglacial water system in West Antarctica mapped from space&lt;/short-title&gt;&lt;/titles&gt;&lt;pages&gt;1544-1548&lt;/pages&gt;&lt;number&gt;5818&lt;/number&gt;&lt;contributors&gt;&lt;authors&gt;&lt;author&gt;Fricker, H. A.&lt;/author&gt;&lt;author&gt;Scambos, T.&lt;/author&gt;&lt;author&gt;Bindschadler, R.&lt;/author&gt;&lt;author&gt;Padman, L.&lt;/author&gt;&lt;/authors&gt;&lt;/contributors&gt;&lt;language&gt;English&lt;/language&gt;&lt;added-date format="utc"&gt;1275519374&lt;/added-date&gt;&lt;ref-type name="Journal Article"&gt;17&lt;/ref-type&gt;&lt;auth-address&gt;Univ Calif San Diego, Scripps Inst Oceanog, Inst Geophys &amp;amp; Planetary Phys, La Jolla, CA 92093 USA. Univ Colorado, Natl Snow &amp;amp; Ice Data Ctr, Boulder, CO 80302 USA. NASA, Goddard Space Flight Ctr, Greenbelt, MD 20771 USA. Earth &amp;amp; Space Res, Corvallis, OR 97333 USA. Fricker, HA, Univ Calif San Diego, Scripps Inst Oceanog, Inst Geophys &amp;amp; Planetary Phys, La Jolla, CA 92093 USA. hafricker@ucsd.edu&lt;/auth-address&gt;&lt;rec-number&gt;11&lt;/rec-number&gt;&lt;last-updated-date format="utc"&gt;1275519374&lt;/last-updated-date&gt;&lt;accession-num&gt;ISI:000244934800043&lt;/accession-num&gt;&lt;volume&gt;315&lt;/volume&gt;&lt;/record&gt;&lt;/Cite&gt;&lt;/EndNote&gt;</w:instrText>
      </w:r>
      <w:r>
        <w:fldChar w:fldCharType="separate"/>
      </w:r>
      <w:r>
        <w:rPr>
          <w:noProof/>
        </w:rPr>
        <w:t>(Fricker and others, 2007)</w:t>
      </w:r>
      <w:r>
        <w:fldChar w:fldCharType="end"/>
      </w:r>
      <w:r>
        <w:t xml:space="preserve"> or tidal flexure </w:t>
      </w:r>
      <w:r>
        <w:fldChar w:fldCharType="begin"/>
      </w:r>
      <w:r>
        <w:instrText xml:space="preserve"> ADDIN EN.CITE &lt;EndNote&gt;&lt;Cite&gt;&lt;Author&gt;Brunt&lt;/Author&gt;&lt;Year&gt;2011&lt;/Year&gt;&lt;IDText&gt;Analysis of ice plains of the Filchner-Ronne Ice Shelf, Antarctica, using ICESat laser altimetry&lt;/IDText&gt;&lt;DisplayText&gt;(Brunt and others, 2011)&lt;/DisplayText&gt;&lt;record&gt;&lt;dates&gt;&lt;pub-dates&gt;&lt;date&gt;2011&lt;/date&gt;&lt;/pub-dates&gt;&lt;year&gt;2011&lt;/year&gt;&lt;/dates&gt;&lt;urls&gt;&lt;related-urls&gt;&lt;url&gt;&amp;lt;Go to ISI&amp;gt;://WOS:000296118700020&lt;/url&gt;&lt;/related-urls&gt;&lt;/urls&gt;&lt;isbn&gt;0022-1430&lt;/isbn&gt;&lt;titles&gt;&lt;title&gt;Analysis of ice plains of the Filchner-Ronne Ice Shelf, Antarctica, using ICESat laser altimetry&lt;/title&gt;&lt;secondary-title&gt;Journal of Glaciology&lt;/secondary-title&gt;&lt;/titles&gt;&lt;pages&gt;965-975&lt;/pages&gt;&lt;number&gt;205&lt;/number&gt;&lt;contributors&gt;&lt;authors&gt;&lt;author&gt;Brunt, Kelly M.&lt;/author&gt;&lt;author&gt;Fricker, Helen A.&lt;/author&gt;&lt;author&gt;Padman, Laurie&lt;/author&gt;&lt;/authors&gt;&lt;/contributors&gt;&lt;added-date format="utc"&gt;1325614266&lt;/added-date&gt;&lt;ref-type name="Journal Article"&gt;17&lt;/ref-type&gt;&lt;rec-number&gt;99&lt;/rec-number&gt;&lt;last-updated-date format="utc"&gt;1325614266&lt;/last-updated-date&gt;&lt;accession-num&gt;WOS:000296118700020&lt;/accession-num&gt;&lt;volume&gt;57&lt;/volume&gt;&lt;/record&gt;&lt;/Cite&gt;&lt;/EndNote&gt;</w:instrText>
      </w:r>
      <w:r>
        <w:fldChar w:fldCharType="separate"/>
      </w:r>
      <w:r>
        <w:rPr>
          <w:noProof/>
        </w:rPr>
        <w:t>(Brunt and others, 2011)</w:t>
      </w:r>
      <w:r>
        <w:fldChar w:fldCharType="end"/>
      </w:r>
      <w:r>
        <w:t xml:space="preserve">, which gives reliable results on ice plains and ice shelves where surface slopes are small.  Subtracting the mean height and an estimate of the surface slope </w:t>
      </w:r>
      <w:r>
        <w:fldChar w:fldCharType="begin"/>
      </w:r>
      <w:r>
        <w:instrText xml:space="preserve"> ADDIN EN.CITE &lt;EndNote&gt;&lt;Cite&gt;&lt;Author&gt;Smith&lt;/Author&gt;&lt;Year&gt;2009&lt;/Year&gt;&lt;IDText&gt;An inventory of active subglacial lakes in Antarctica detected by ICESat (2003-2008)&lt;/IDText&gt;&lt;DisplayText&gt;(Smith and others, 2009)&lt;/DisplayText&gt;&lt;record&gt;&lt;urls&gt;&lt;related-urls&gt;&lt;url&gt;&amp;lt;Go to ISI&amp;gt;://WOS:000270415200001&lt;/url&gt;&lt;/related-urls&gt;&lt;/urls&gt;&lt;isbn&gt;0022-1430&lt;/isbn&gt;&lt;titles&gt;&lt;title&gt;An inventory of active subglacial lakes in Antarctica detected by ICESat (2003-2008)&lt;/title&gt;&lt;secondary-title&gt;Journal of Glaciology&lt;/secondary-title&gt;&lt;/titles&gt;&lt;pages&gt;573-595&lt;/pages&gt;&lt;number&gt;192&lt;/number&gt;&lt;contributors&gt;&lt;authors&gt;&lt;author&gt;Smith, B. E.&lt;/author&gt;&lt;author&gt;Fricker, H. A.&lt;/author&gt;&lt;author&gt;Joughin, I. R.&lt;/author&gt;&lt;author&gt;Tulaczyk, S.&lt;/author&gt;&lt;/authors&gt;&lt;/contributors&gt;&lt;added-date format="utc"&gt;1275521607&lt;/added-date&gt;&lt;ref-type name="Journal Article"&gt;17&lt;/ref-type&gt;&lt;dates&gt;&lt;year&gt;2009&lt;/year&gt;&lt;/dates&gt;&lt;rec-number&gt;51&lt;/rec-number&gt;&lt;last-updated-date format="utc"&gt;1275521607&lt;/last-updated-date&gt;&lt;accession-num&gt;WOS:000270415200001&lt;/accession-num&gt;&lt;volume&gt;55&lt;/volume&gt;&lt;/record&gt;&lt;/Cite&gt;&lt;/EndNote&gt;</w:instrText>
      </w:r>
      <w:r>
        <w:fldChar w:fldCharType="separate"/>
      </w:r>
      <w:r>
        <w:rPr>
          <w:noProof/>
        </w:rPr>
        <w:t>(Smith and others, 2009)</w:t>
      </w:r>
      <w:r>
        <w:fldChar w:fldCharType="end"/>
      </w:r>
      <w:r>
        <w:t xml:space="preserve"> allows recovery of height changes in areas with larger slopes, although the degree to which the surface slope estimate and the elevation-change pattern are independent is not easy to quantify.  </w:t>
      </w:r>
    </w:p>
    <w:p w14:paraId="746D1E47" w14:textId="4230117A" w:rsidR="00E24841" w:rsidRDefault="00A16E54" w:rsidP="00E24841">
      <w:r>
        <w:t xml:space="preserve">ICESat-2, like the scanning altimeters that have flown on aircraft in Greenland and Antarctica for </w:t>
      </w:r>
      <w:r w:rsidR="002B3FAB">
        <w:t xml:space="preserve">the last two </w:t>
      </w:r>
      <w:r>
        <w:t xml:space="preserve">decades, provides </w:t>
      </w:r>
      <w:r w:rsidR="002B3FAB">
        <w:t>both surface heigh</w:t>
      </w:r>
      <w:r w:rsidR="0054616A">
        <w:t>t and surface-slope information each time it overflies its reference tracks.  This makes techniques originally developed for scanning laser altimeters appropriate for use in interpreting ATLAS data</w:t>
      </w:r>
      <w:r w:rsidR="006E65E2">
        <w:t xml:space="preserve">.  The SERAC (Surface Elevation Reconstruction and Change Detection) algorithm </w:t>
      </w:r>
      <w:r w:rsidR="006E65E2">
        <w:fldChar w:fldCharType="begin"/>
      </w:r>
      <w:r w:rsidR="006E65E2">
        <w:instrText xml:space="preserve"> ADDIN EN.CITE &lt;EndNote&gt;&lt;Cite&gt;&lt;Author&gt;Schenk&lt;/Author&gt;&lt;Year&gt;2012&lt;/Year&gt;&lt;IDText&gt;A New Methodology for Detecting Ice Sheet Surface Elevation Changes From Laser Altimetry Data&lt;/IDText&gt;&lt;DisplayText&gt;(Schenk &amp;amp; Csatho, 2012)&lt;/DisplayText&gt;&lt;record&gt;&lt;dates&gt;&lt;pub-dates&gt;&lt;date&gt;Sep&lt;/date&gt;&lt;/pub-dates&gt;&lt;year&gt;2012&lt;/year&gt;&lt;/dates&gt;&lt;urls&gt;&lt;related-urls&gt;&lt;url&gt;&amp;lt;Go to ISI&amp;gt;://WOS:000308105600004&lt;/url&gt;&lt;/related-urls&gt;&lt;/urls&gt;&lt;isbn&gt;0196-2892&lt;/isbn&gt;&lt;titles&gt;&lt;title&gt;A New Methodology for Detecting Ice Sheet Surface Elevation Changes From Laser Altimetry Data&lt;/title&gt;&lt;secondary-title&gt;Ieee Transactions on Geoscience and Remote Sensing&lt;/secondary-title&gt;&lt;/titles&gt;&lt;pages&gt;3302-3316&lt;/pages&gt;&lt;number&gt;9&lt;/number&gt;&lt;contributors&gt;&lt;authors&gt;&lt;author&gt;Schenk, T.&lt;/author&gt;&lt;author&gt;Csatho, B.&lt;/author&gt;&lt;/authors&gt;&lt;/contributors&gt;&lt;added-date format="utc"&gt;1474650106&lt;/added-date&gt;&lt;ref-type name="Journal Article"&gt;17&lt;/ref-type&gt;&lt;rec-number&gt;412&lt;/rec-number&gt;&lt;last-updated-date format="utc"&gt;1474650106&lt;/last-updated-date&gt;&lt;accession-num&gt;WOS:000308105600004&lt;/accession-num&gt;&lt;electronic-resource-num&gt;10.1109/tgrs.2011.2182357&lt;/electronic-resource-num&gt;&lt;volume&gt;50&lt;/volume&gt;&lt;/record&gt;&lt;/Cite&gt;&lt;/EndNote&gt;</w:instrText>
      </w:r>
      <w:r w:rsidR="006E65E2">
        <w:fldChar w:fldCharType="separate"/>
      </w:r>
      <w:r w:rsidR="006E65E2">
        <w:rPr>
          <w:noProof/>
        </w:rPr>
        <w:t>(Schenk &amp; Csatho, 2012)</w:t>
      </w:r>
      <w:r w:rsidR="006E65E2">
        <w:fldChar w:fldCharType="end"/>
      </w:r>
      <w:r w:rsidR="006E65E2">
        <w:t xml:space="preserve"> provides an integrated framework for the derivation of elevation change from altimetry data.  In this algorithm, polynomial surfaces are fit to collections of altimetry data in small (&lt; 1 km) patches, and these surfaces are used to correct the data for short-scale surface topography.  The residuals to the surface then give the pattern of elevation change, and polynomial fits to the residuals as a function of time give the long-term pattern of elevation change.  In generating ATL11, we use methods very similar to SERAC, except that (1) polynomial fit correction is formulated</w:t>
      </w:r>
      <w:r w:rsidR="000A3480">
        <w:t xml:space="preserve"> somewhat differently, so that </w:t>
      </w:r>
      <w:r w:rsidR="006E65E2">
        <w:t xml:space="preserve">the ATL11 correction gives the surface height at the </w:t>
      </w:r>
      <w:r w:rsidR="00E17813">
        <w:t>fit center</w:t>
      </w:r>
      <w:r w:rsidR="006E65E2">
        <w:t>, not the height residual, and (2) ATL11 does not include a polynomial fit with respect to time.</w:t>
      </w:r>
    </w:p>
    <w:p w14:paraId="6899063E" w14:textId="77777777" w:rsidR="006E65E2" w:rsidRPr="00F20580" w:rsidRDefault="006E65E2" w:rsidP="00E24841"/>
    <w:p w14:paraId="5B052F21" w14:textId="44B82C44" w:rsidR="00B878A6" w:rsidRPr="00691C47" w:rsidRDefault="00B878A6" w:rsidP="00B878A6">
      <w:pPr>
        <w:pStyle w:val="Heading1"/>
        <w:rPr>
          <w:rFonts w:ascii="Times New Roman" w:hAnsi="Times New Roman"/>
        </w:rPr>
      </w:pPr>
      <w:bookmarkStart w:id="104" w:name="_Toc254846374"/>
      <w:bookmarkStart w:id="105" w:name="_Toc497824323"/>
      <w:r w:rsidRPr="00691C47">
        <w:rPr>
          <w:rFonts w:ascii="Times New Roman" w:hAnsi="Times New Roman"/>
        </w:rPr>
        <w:lastRenderedPageBreak/>
        <w:t>BACKGROUND INFORMATION</w:t>
      </w:r>
      <w:bookmarkEnd w:id="104"/>
      <w:r w:rsidR="00D430F1" w:rsidRPr="00691C47">
        <w:rPr>
          <w:rFonts w:ascii="Times New Roman" w:hAnsi="Times New Roman"/>
        </w:rPr>
        <w:t xml:space="preserve"> and OVERVIEW</w:t>
      </w:r>
      <w:bookmarkEnd w:id="105"/>
    </w:p>
    <w:p w14:paraId="6552BF4A" w14:textId="180116A3" w:rsidR="002A3467" w:rsidRPr="002D3B43" w:rsidRDefault="008E354E" w:rsidP="00882A83">
      <w:r w:rsidRPr="00F20580">
        <w:t xml:space="preserve">This section provides a conceptual description of </w:t>
      </w:r>
      <w:r w:rsidR="00EC5A06" w:rsidRPr="00F20580">
        <w:t xml:space="preserve">ICESat-2’s </w:t>
      </w:r>
      <w:r w:rsidRPr="00C71D5E">
        <w:t xml:space="preserve">ice-sheet </w:t>
      </w:r>
      <w:r w:rsidR="00B67A0D" w:rsidRPr="00C71D5E">
        <w:t>height</w:t>
      </w:r>
      <w:r w:rsidRPr="00E240B4">
        <w:t xml:space="preserve"> </w:t>
      </w:r>
      <w:r w:rsidR="00D430F1" w:rsidRPr="00E240B4">
        <w:t>measurements</w:t>
      </w:r>
      <w:r w:rsidRPr="00E240B4">
        <w:t xml:space="preserve"> and gives a brief description of the derived </w:t>
      </w:r>
      <w:r w:rsidR="00D430F1" w:rsidRPr="00E240B4">
        <w:t>products</w:t>
      </w:r>
      <w:r w:rsidR="00877214" w:rsidRPr="002D3B43">
        <w:t>.</w:t>
      </w:r>
    </w:p>
    <w:p w14:paraId="413DB96A" w14:textId="77777777" w:rsidR="00450871" w:rsidRPr="00691C47" w:rsidRDefault="00450871" w:rsidP="00450871">
      <w:pPr>
        <w:pStyle w:val="Heading2"/>
        <w:rPr>
          <w:rFonts w:cs="Times New Roman"/>
        </w:rPr>
      </w:pPr>
      <w:bookmarkStart w:id="106" w:name="_Toc254846375"/>
      <w:bookmarkStart w:id="107" w:name="_Toc497824324"/>
      <w:r w:rsidRPr="00691C47">
        <w:rPr>
          <w:rFonts w:cs="Times New Roman"/>
        </w:rPr>
        <w:t>Background</w:t>
      </w:r>
      <w:bookmarkEnd w:id="106"/>
      <w:bookmarkEnd w:id="107"/>
    </w:p>
    <w:p w14:paraId="55691D07" w14:textId="77777777" w:rsidR="001D4C21" w:rsidRDefault="008F1C1D" w:rsidP="00032AAE">
      <w:r>
        <w:t xml:space="preserve">A major goal of the ICESat-2 mission is to estimate mass-balance rates for the Earth’s ice sheets. An important step in this process is the calculation of change at specific locations on the ice sheets.  Previous missions, such as the ERS radar altimeters, have accomplished a similar task by estimating surface height differences as crossover points, where ascending and descending </w:t>
      </w:r>
      <w:proofErr w:type="spellStart"/>
      <w:r>
        <w:t>groundtracks</w:t>
      </w:r>
      <w:proofErr w:type="spellEnd"/>
      <w:r>
        <w:t xml:space="preserve"> cross.  This strategy was motivated by the large footprints of the radar, because the effects of geolocation errors on the height-difference measurements are canceled in the crossover-height-difference calculation.  With the first </w:t>
      </w:r>
      <w:proofErr w:type="spellStart"/>
      <w:r>
        <w:t>ICESat</w:t>
      </w:r>
      <w:proofErr w:type="spellEnd"/>
      <w:r>
        <w:t xml:space="preserve"> mission, height-difference measurements on repeat tracks became feasible, </w:t>
      </w:r>
      <w:r w:rsidR="00FD0D37">
        <w:t xml:space="preserve">because </w:t>
      </w:r>
      <w:proofErr w:type="spellStart"/>
      <w:r w:rsidR="00FD0D37">
        <w:t>ICESat’s</w:t>
      </w:r>
      <w:proofErr w:type="spellEnd"/>
      <w:r w:rsidR="00FD0D37">
        <w:t xml:space="preserve"> relatively precise (50-150-m) pointing accuracy, precise (4-15 m) geolocation accuracy, and small (35-70-m) footprint made </w:t>
      </w:r>
      <w:r w:rsidR="001D4C21">
        <w:t xml:space="preserve">elevation-change estimates based on collections of points on repeat tracks much more accurate than those of radar altimeters.  However, because </w:t>
      </w:r>
      <w:proofErr w:type="spellStart"/>
      <w:r w:rsidR="001D4C21">
        <w:t>ICESat</w:t>
      </w:r>
      <w:proofErr w:type="spellEnd"/>
      <w:r w:rsidR="001D4C21">
        <w:t xml:space="preserve"> had a single-beam instrument, its repeat-track measurements were reliable only for measuring the mean rate of elevation change, because shorter-term height differences could be influenced by the horizontal distribution of tracks on a sloping surface.  </w:t>
      </w:r>
    </w:p>
    <w:p w14:paraId="5A8062A3" w14:textId="1A9EEFFD" w:rsidR="002C7042" w:rsidRDefault="001D4C21" w:rsidP="002C7042">
      <w:pPr>
        <w:pStyle w:val="Normal1"/>
        <w:contextualSpacing w:val="0"/>
        <w:rPr>
          <w:rFonts w:ascii="Times New Roman" w:hAnsi="Times New Roman" w:cs="Times New Roman"/>
        </w:rPr>
      </w:pPr>
      <w:r>
        <w:t xml:space="preserve">ICESat-2 improves on </w:t>
      </w:r>
      <w:proofErr w:type="spellStart"/>
      <w:r>
        <w:t>ICESat</w:t>
      </w:r>
      <w:proofErr w:type="spellEnd"/>
      <w:r>
        <w:t xml:space="preserve"> repeat-track differencing by making its measurements in pairs, so that each repeat measurement can determine the surface slope independently, and a height difference can be derived from any two repeat measurements of a reference track</w:t>
      </w:r>
      <w:r w:rsidR="00793B54">
        <w:t xml:space="preserve"> (</w:t>
      </w:r>
      <w:r w:rsidR="00793B54">
        <w:fldChar w:fldCharType="begin"/>
      </w:r>
      <w:r w:rsidR="00793B54">
        <w:instrText xml:space="preserve"> REF _Ref310503436 \h </w:instrText>
      </w:r>
      <w:r w:rsidR="00793B54">
        <w:fldChar w:fldCharType="separate"/>
      </w:r>
      <w:ins w:id="108" w:author="Microsoft Office User" w:date="2018-03-23T16:17:00Z">
        <w:r w:rsidR="00DA1807" w:rsidRPr="0015209C">
          <w:rPr>
            <w:b/>
          </w:rPr>
          <w:t xml:space="preserve">Figure </w:t>
        </w:r>
        <w:r w:rsidR="00DA1807">
          <w:rPr>
            <w:b/>
            <w:noProof/>
          </w:rPr>
          <w:t>2</w:t>
        </w:r>
        <w:r w:rsidR="00DA1807">
          <w:rPr>
            <w:b/>
          </w:rPr>
          <w:noBreakHyphen/>
        </w:r>
        <w:r w:rsidR="00DA1807">
          <w:rPr>
            <w:b/>
            <w:noProof/>
          </w:rPr>
          <w:t>1</w:t>
        </w:r>
      </w:ins>
      <w:del w:id="109" w:author="Microsoft Office User" w:date="2018-03-19T15:42:00Z">
        <w:r w:rsidR="00143094" w:rsidRPr="0015209C" w:rsidDel="006160A8">
          <w:rPr>
            <w:b/>
          </w:rPr>
          <w:delText xml:space="preserve">Figure </w:delText>
        </w:r>
        <w:r w:rsidR="00143094" w:rsidDel="006160A8">
          <w:rPr>
            <w:b/>
            <w:noProof/>
          </w:rPr>
          <w:delText>2</w:delText>
        </w:r>
        <w:r w:rsidR="00143094" w:rsidDel="006160A8">
          <w:rPr>
            <w:b/>
          </w:rPr>
          <w:noBreakHyphen/>
        </w:r>
        <w:r w:rsidR="00143094" w:rsidDel="006160A8">
          <w:rPr>
            <w:b/>
            <w:noProof/>
          </w:rPr>
          <w:delText>1</w:delText>
        </w:r>
      </w:del>
      <w:r w:rsidR="00793B54">
        <w:fldChar w:fldCharType="end"/>
      </w:r>
      <w:r w:rsidR="00793B54">
        <w:t>)</w:t>
      </w:r>
      <w:r>
        <w:t xml:space="preserve">.   The spacing between the laser beams in each pair is 90 m, equal to the RMS accuracy with which ICESat-2 can be pointed at its reference tracks.  </w:t>
      </w:r>
      <w:r w:rsidR="00AB503E">
        <w:t xml:space="preserve">This means that for most, but not all, repeat measurements of a given RPT, the pairs of beams will overlap one another.  To obtain a record of elevation change from the collection of paired measurements on each RPT, </w:t>
      </w:r>
      <w:r w:rsidR="00505ADF">
        <w:t xml:space="preserve">some correction is still necessary to account for the effects of small-scale surface topography around the RPT in the ATL06 surface heights. ATL11 </w:t>
      </w:r>
      <w:r w:rsidR="00902EE6">
        <w:t xml:space="preserve">is the lowest-level land-ice </w:t>
      </w:r>
      <w:r w:rsidR="00505ADF">
        <w:t xml:space="preserve">product </w:t>
      </w:r>
      <w:r w:rsidR="00902EE6">
        <w:t xml:space="preserve">that </w:t>
      </w:r>
      <w:r w:rsidR="00505ADF">
        <w:t xml:space="preserve">brings together data </w:t>
      </w:r>
      <w:r w:rsidR="00902EE6">
        <w:t xml:space="preserve">from multiple </w:t>
      </w:r>
      <w:r w:rsidR="00067AD6">
        <w:t>passes</w:t>
      </w:r>
      <w:r w:rsidR="00902EE6">
        <w:t xml:space="preserve"> over the same points, avoiding the need for users to </w:t>
      </w:r>
      <w:r w:rsidR="00BE274E">
        <w:t>collect</w:t>
      </w:r>
      <w:r w:rsidR="00902EE6">
        <w:t xml:space="preserve"> the individual ATL06 files for this task.</w:t>
      </w:r>
      <w:r w:rsidR="002C7042">
        <w:t xml:space="preserve">  In addition, </w:t>
      </w:r>
      <w:r w:rsidR="002C7042">
        <w:rPr>
          <w:rFonts w:ascii="Times New Roman" w:hAnsi="Times New Roman" w:cs="Times New Roman"/>
        </w:rPr>
        <w:t>f</w:t>
      </w:r>
      <w:r w:rsidR="002C7042" w:rsidRPr="00FF4234">
        <w:rPr>
          <w:rFonts w:ascii="Times New Roman" w:hAnsi="Times New Roman" w:cs="Times New Roman"/>
        </w:rPr>
        <w:t>urther processing of ATL06 heights will produce heights corrected for surface</w:t>
      </w:r>
      <w:r w:rsidR="002C7042" w:rsidRPr="00F20580">
        <w:rPr>
          <w:rFonts w:ascii="Times New Roman" w:hAnsi="Times New Roman" w:cs="Times New Roman"/>
        </w:rPr>
        <w:t xml:space="preserve"> slope and curvature that give the estimated time-varying height for selected points on the RPTs</w:t>
      </w:r>
      <w:r w:rsidR="002C7042">
        <w:rPr>
          <w:rFonts w:ascii="Times New Roman" w:hAnsi="Times New Roman" w:cs="Times New Roman"/>
        </w:rPr>
        <w:t xml:space="preserve">.  </w:t>
      </w:r>
    </w:p>
    <w:p w14:paraId="40247F2E" w14:textId="12121370" w:rsidR="00902EE6" w:rsidRDefault="00902EE6" w:rsidP="00032AAE"/>
    <w:p w14:paraId="6F3E5D46" w14:textId="532FE871" w:rsidR="00505ADF" w:rsidRDefault="00505ADF" w:rsidP="00032AAE">
      <w:r>
        <w:t xml:space="preserve">  </w:t>
      </w:r>
    </w:p>
    <w:p w14:paraId="1D9BE67B" w14:textId="77777777" w:rsidR="00505ADF" w:rsidRDefault="00505ADF" w:rsidP="00032AAE"/>
    <w:p w14:paraId="4F4173B2" w14:textId="3EE70C43" w:rsidR="0040751E" w:rsidRPr="00F20580" w:rsidRDefault="0040751E" w:rsidP="00032AAE"/>
    <w:p w14:paraId="65CCCA37" w14:textId="77777777" w:rsidR="00AD36CB" w:rsidRPr="00F20580" w:rsidRDefault="00AD36CB" w:rsidP="00032A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6FD9" w:rsidRPr="00F20580" w14:paraId="0500575A" w14:textId="77777777" w:rsidTr="00691C47">
        <w:trPr>
          <w:trHeight w:val="476"/>
        </w:trPr>
        <w:tc>
          <w:tcPr>
            <w:tcW w:w="9042" w:type="dxa"/>
          </w:tcPr>
          <w:p w14:paraId="2D468245" w14:textId="15B12171" w:rsidR="00236FD9" w:rsidRPr="00F20580" w:rsidRDefault="00236FD9" w:rsidP="00691C47">
            <w:pPr>
              <w:tabs>
                <w:tab w:val="left" w:pos="5880"/>
              </w:tabs>
              <w:jc w:val="center"/>
              <w:rPr>
                <w:b/>
                <w:bCs/>
                <w:i/>
                <w:iCs/>
                <w:noProof/>
                <w:sz w:val="22"/>
                <w:szCs w:val="22"/>
              </w:rPr>
            </w:pPr>
            <w:bookmarkStart w:id="110" w:name="_Ref310503436"/>
            <w:bookmarkStart w:id="111" w:name="_Toc462391960"/>
            <w:r w:rsidRPr="0015209C">
              <w:rPr>
                <w:b/>
              </w:rPr>
              <w:lastRenderedPageBreak/>
              <w:t xml:space="preserve">Figure </w:t>
            </w:r>
            <w:r w:rsidR="00F214D2">
              <w:rPr>
                <w:b/>
              </w:rPr>
              <w:fldChar w:fldCharType="begin"/>
            </w:r>
            <w:r w:rsidR="00F214D2">
              <w:rPr>
                <w:b/>
              </w:rPr>
              <w:instrText xml:space="preserve"> STYLEREF 1 \s </w:instrText>
            </w:r>
            <w:r w:rsidR="00F214D2">
              <w:rPr>
                <w:b/>
              </w:rPr>
              <w:fldChar w:fldCharType="separate"/>
            </w:r>
            <w:r w:rsidR="00DA1807">
              <w:rPr>
                <w:b/>
                <w:noProof/>
              </w:rPr>
              <w:t>2</w:t>
            </w:r>
            <w:r w:rsidR="00F214D2">
              <w:rPr>
                <w:b/>
              </w:rPr>
              <w:fldChar w:fldCharType="end"/>
            </w:r>
            <w:r w:rsidR="00F214D2">
              <w:rPr>
                <w:b/>
              </w:rPr>
              <w:noBreakHyphen/>
            </w:r>
            <w:r w:rsidR="00F214D2">
              <w:rPr>
                <w:b/>
              </w:rPr>
              <w:fldChar w:fldCharType="begin"/>
            </w:r>
            <w:r w:rsidR="00F214D2">
              <w:rPr>
                <w:b/>
              </w:rPr>
              <w:instrText xml:space="preserve"> SEQ Figure \* ARABIC \s 1 </w:instrText>
            </w:r>
            <w:r w:rsidR="00F214D2">
              <w:rPr>
                <w:b/>
              </w:rPr>
              <w:fldChar w:fldCharType="separate"/>
            </w:r>
            <w:r w:rsidR="00DA1807">
              <w:rPr>
                <w:b/>
                <w:noProof/>
              </w:rPr>
              <w:t>1</w:t>
            </w:r>
            <w:r w:rsidR="00F214D2">
              <w:rPr>
                <w:b/>
              </w:rPr>
              <w:fldChar w:fldCharType="end"/>
            </w:r>
            <w:bookmarkEnd w:id="110"/>
            <w:r w:rsidRPr="0015209C">
              <w:rPr>
                <w:noProof/>
              </w:rPr>
              <w:t xml:space="preserve">. </w:t>
            </w:r>
            <w:r w:rsidRPr="00F20580">
              <w:t>ICESat-2 repeat-track schematic</w:t>
            </w:r>
            <w:bookmarkEnd w:id="111"/>
          </w:p>
        </w:tc>
      </w:tr>
      <w:tr w:rsidR="00236FD9" w:rsidRPr="00F20580" w14:paraId="30EEFF45" w14:textId="77777777" w:rsidTr="00691C47">
        <w:trPr>
          <w:trHeight w:val="4727"/>
        </w:trPr>
        <w:tc>
          <w:tcPr>
            <w:tcW w:w="9042" w:type="dxa"/>
          </w:tcPr>
          <w:p w14:paraId="565C6080" w14:textId="72A9B375" w:rsidR="00AD36CB" w:rsidRPr="00F20580" w:rsidRDefault="00596CA3" w:rsidP="00AD36CB">
            <w:pPr>
              <w:tabs>
                <w:tab w:val="left" w:pos="5880"/>
              </w:tabs>
            </w:pPr>
            <w:r w:rsidRPr="00F20580">
              <w:rPr>
                <w:noProof/>
              </w:rPr>
              <w:drawing>
                <wp:inline distT="0" distB="0" distL="0" distR="0" wp14:anchorId="73567A59" wp14:editId="467621D2">
                  <wp:extent cx="5486400" cy="284988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_PT_RP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49880"/>
                          </a:xfrm>
                          <a:prstGeom prst="rect">
                            <a:avLst/>
                          </a:prstGeom>
                        </pic:spPr>
                      </pic:pic>
                    </a:graphicData>
                  </a:graphic>
                </wp:inline>
              </w:drawing>
            </w:r>
            <w:r w:rsidR="00AD36CB" w:rsidRPr="00F20580">
              <w:tab/>
            </w:r>
          </w:p>
        </w:tc>
      </w:tr>
      <w:tr w:rsidR="00236FD9" w:rsidRPr="00F20580" w14:paraId="7F04C6B9" w14:textId="77777777" w:rsidTr="00691C47">
        <w:trPr>
          <w:trHeight w:val="2682"/>
        </w:trPr>
        <w:tc>
          <w:tcPr>
            <w:tcW w:w="9042" w:type="dxa"/>
          </w:tcPr>
          <w:p w14:paraId="5BC3BBB4" w14:textId="7B25C9BD" w:rsidR="00AD36CB" w:rsidRPr="00691C47" w:rsidRDefault="007B1F37" w:rsidP="00596CA3">
            <w:pPr>
              <w:pStyle w:val="Caption"/>
              <w:jc w:val="left"/>
              <w:rPr>
                <w:b w:val="0"/>
                <w:sz w:val="24"/>
                <w:szCs w:val="24"/>
              </w:rPr>
            </w:pPr>
            <w:r w:rsidRPr="00691C47">
              <w:rPr>
                <w:b w:val="0"/>
                <w:sz w:val="24"/>
                <w:szCs w:val="24"/>
              </w:rPr>
              <w:t xml:space="preserve"> </w:t>
            </w:r>
            <w:r w:rsidR="00AD36CB" w:rsidRPr="00691C47">
              <w:rPr>
                <w:b w:val="0"/>
                <w:sz w:val="24"/>
                <w:szCs w:val="24"/>
              </w:rPr>
              <w:t xml:space="preserve">Schematic drawing showing the </w:t>
            </w:r>
            <w:r w:rsidR="00596CA3" w:rsidRPr="00691C47">
              <w:rPr>
                <w:b w:val="0"/>
                <w:sz w:val="24"/>
                <w:szCs w:val="24"/>
              </w:rPr>
              <w:t xml:space="preserve">pattern made by ATLAS’s </w:t>
            </w:r>
            <w:r w:rsidR="00AD36CB" w:rsidRPr="00691C47">
              <w:rPr>
                <w:b w:val="0"/>
                <w:sz w:val="24"/>
                <w:szCs w:val="24"/>
              </w:rPr>
              <w:t>6-beam configuration on the ground</w:t>
            </w:r>
            <w:r w:rsidR="00C4288B" w:rsidRPr="00691C47">
              <w:rPr>
                <w:b w:val="0"/>
                <w:sz w:val="24"/>
                <w:szCs w:val="24"/>
              </w:rPr>
              <w:t>, for a track running from lower left to upper right.</w:t>
            </w:r>
            <w:r w:rsidR="00AD36CB" w:rsidRPr="00691C47">
              <w:rPr>
                <w:b w:val="0"/>
                <w:sz w:val="24"/>
                <w:szCs w:val="24"/>
              </w:rPr>
              <w:t xml:space="preserve">  The RPTs (Reference Pair Tracks, dashed lines) are defined in advance of launch; the central RPT follows the RGT (Reference Ground Track, matching the nadir track of the predicted orbit). The Ground Tracks are the tracks actually measured by ATLAS (GT1L, GT1R, </w:t>
            </w:r>
            <w:r w:rsidR="009B294C" w:rsidRPr="00691C47">
              <w:rPr>
                <w:b w:val="0"/>
                <w:sz w:val="24"/>
                <w:szCs w:val="24"/>
              </w:rPr>
              <w:t>etc.</w:t>
            </w:r>
            <w:r w:rsidR="00AD36CB" w:rsidRPr="00691C47">
              <w:rPr>
                <w:b w:val="0"/>
                <w:sz w:val="24"/>
                <w:szCs w:val="24"/>
              </w:rPr>
              <w:t xml:space="preserve">, </w:t>
            </w:r>
            <w:r w:rsidR="00596CA3" w:rsidRPr="00691C47">
              <w:rPr>
                <w:b w:val="0"/>
                <w:sz w:val="24"/>
                <w:szCs w:val="24"/>
              </w:rPr>
              <w:t>shown by green footprints)</w:t>
            </w:r>
            <w:r w:rsidR="00AD36CB" w:rsidRPr="00691C47">
              <w:rPr>
                <w:b w:val="0"/>
                <w:sz w:val="24"/>
                <w:szCs w:val="24"/>
              </w:rPr>
              <w:t xml:space="preserve">.  Measured Pair Tracks (PTs) are defined by the centers of the pairs of GTs, and deviate slightly from the RPTs because of inaccuracies in repeat-track pointing.  </w:t>
            </w:r>
            <w:r w:rsidR="00596CA3" w:rsidRPr="00691C47">
              <w:rPr>
                <w:b w:val="0"/>
                <w:sz w:val="24"/>
                <w:szCs w:val="24"/>
              </w:rPr>
              <w:t xml:space="preserve">The separation of GTs in each pair in this figure is greatly exaggerated relative to the separation of the </w:t>
            </w:r>
            <w:proofErr w:type="spellStart"/>
            <w:r w:rsidR="00596CA3" w:rsidRPr="00691C47">
              <w:rPr>
                <w:b w:val="0"/>
                <w:sz w:val="24"/>
                <w:szCs w:val="24"/>
              </w:rPr>
              <w:t>PTs.</w:t>
            </w:r>
            <w:proofErr w:type="spellEnd"/>
          </w:p>
        </w:tc>
      </w:tr>
    </w:tbl>
    <w:p w14:paraId="0637823F" w14:textId="77777777" w:rsidR="00BD402E" w:rsidRDefault="00BD402E" w:rsidP="00BD402E">
      <w:pPr>
        <w:rPr>
          <w:sz w:val="20"/>
          <w:szCs w:val="20"/>
        </w:rPr>
      </w:pPr>
    </w:p>
    <w:p w14:paraId="1A8C6BED" w14:textId="77777777" w:rsidR="00BD402E" w:rsidRDefault="00BD402E" w:rsidP="00BD402E">
      <w:pPr>
        <w:rPr>
          <w:sz w:val="20"/>
          <w:szCs w:val="20"/>
        </w:rPr>
      </w:pPr>
    </w:p>
    <w:p w14:paraId="69F6FA4D" w14:textId="5E0F18C8" w:rsidR="00450871" w:rsidRPr="00691C47" w:rsidRDefault="00450871" w:rsidP="00326651">
      <w:pPr>
        <w:pStyle w:val="Heading2"/>
      </w:pPr>
      <w:bookmarkStart w:id="112" w:name="_Toc254846376"/>
      <w:bookmarkStart w:id="113" w:name="_Toc497824325"/>
      <w:r w:rsidRPr="00691C47">
        <w:t>Physical Basis of Measurements</w:t>
      </w:r>
      <w:bookmarkEnd w:id="112"/>
      <w:bookmarkEnd w:id="113"/>
    </w:p>
    <w:p w14:paraId="522850BF" w14:textId="036C3379" w:rsidR="008F1C1D" w:rsidRDefault="001B047A" w:rsidP="00882A83">
      <w:r>
        <w:t>Surface slopes on the Antarctic and Greenland ice sheets are generally small,</w:t>
      </w:r>
      <w:r w:rsidR="008B0474">
        <w:t xml:space="preserve"> with surface slopes less than </w:t>
      </w:r>
      <w:r w:rsidR="007409A8">
        <w:t>two</w:t>
      </w:r>
      <w:r>
        <w:t xml:space="preserve"> degrees over 99% of </w:t>
      </w:r>
      <w:r w:rsidR="008B0474">
        <w:t>Antarctica’s area</w:t>
      </w:r>
      <w:r>
        <w:t>.  Smaller-scale (3-5 km) undulations, generated by ice flow over hilly or mountainous terrain may have amplitudes of up to a few degrees.  Although we expect that the surface height will change over time, the surface shape is likely to remain essentially constant.  This allows us to use estim</w:t>
      </w:r>
      <w:r w:rsidR="00035334">
        <w:t xml:space="preserve">ates of ice-sheet surface shape derived from data spanning the full mission to correct for small (&lt;100-m) differences in measurement locations between repeat measurements of the same RPT, to produce records of height change for specific locations.  Further, we can use the surface slope estimates in ATL06 to </w:t>
      </w:r>
      <w:r w:rsidR="00035334">
        <w:lastRenderedPageBreak/>
        <w:t>determine whether different sets of measurements for th</w:t>
      </w:r>
      <w:r w:rsidR="007409A8">
        <w:t xml:space="preserve">e same </w:t>
      </w:r>
      <w:r w:rsidR="00E17813">
        <w:t xml:space="preserve">fit center </w:t>
      </w:r>
      <w:r w:rsidR="007409A8">
        <w:t>are self-</w:t>
      </w:r>
      <w:r w:rsidR="00035334">
        <w:t xml:space="preserve">consistent: We can assume that if </w:t>
      </w:r>
      <w:r w:rsidR="008F1C1D">
        <w:t xml:space="preserve">an ATL06 segment shows a slope significantly different from others measured </w:t>
      </w:r>
      <w:r w:rsidR="00E17813">
        <w:t>around the same fit center</w:t>
      </w:r>
      <w:r w:rsidR="008F1C1D">
        <w:t xml:space="preserve">, it likely is in error.  </w:t>
      </w:r>
    </w:p>
    <w:p w14:paraId="2BF3C0F1" w14:textId="767EB714" w:rsidR="00450871" w:rsidRPr="00F20580" w:rsidRDefault="00450871" w:rsidP="00882A83"/>
    <w:p w14:paraId="67017825" w14:textId="632764D1" w:rsidR="00EC1670" w:rsidRPr="00691C47" w:rsidRDefault="00326651" w:rsidP="00EE04A3">
      <w:pPr>
        <w:pStyle w:val="Heading2"/>
        <w:rPr>
          <w:rFonts w:cs="Times New Roman"/>
        </w:rPr>
      </w:pPr>
      <w:bookmarkStart w:id="114" w:name="_Toc497824326"/>
      <w:bookmarkStart w:id="115" w:name="_Toc254846378"/>
      <w:r>
        <w:rPr>
          <w:rFonts w:cs="Times New Roman"/>
        </w:rPr>
        <w:t xml:space="preserve">Description of the </w:t>
      </w:r>
      <w:r w:rsidR="007B2342" w:rsidRPr="00691C47">
        <w:rPr>
          <w:rFonts w:cs="Times New Roman"/>
        </w:rPr>
        <w:t>ATL 11: Land I</w:t>
      </w:r>
      <w:r w:rsidR="00CD63E0" w:rsidRPr="00691C47">
        <w:rPr>
          <w:rFonts w:cs="Times New Roman"/>
        </w:rPr>
        <w:t xml:space="preserve">ce </w:t>
      </w:r>
      <w:r w:rsidR="009B294C" w:rsidRPr="00691C47">
        <w:rPr>
          <w:rFonts w:cs="Times New Roman"/>
        </w:rPr>
        <w:t>H (</w:t>
      </w:r>
      <w:r w:rsidR="00CD63E0" w:rsidRPr="00691C47">
        <w:rPr>
          <w:rFonts w:cs="Times New Roman"/>
        </w:rPr>
        <w:t xml:space="preserve">t) </w:t>
      </w:r>
      <w:r>
        <w:rPr>
          <w:rFonts w:cs="Times New Roman"/>
        </w:rPr>
        <w:t>product</w:t>
      </w:r>
      <w:bookmarkEnd w:id="114"/>
    </w:p>
    <w:p w14:paraId="3577EF24" w14:textId="75BEFA3E" w:rsidR="00CE5D61" w:rsidRDefault="00CE5D61" w:rsidP="00A447A4">
      <w:r w:rsidRPr="00F20580">
        <w:t xml:space="preserve">The ATL11 product </w:t>
      </w:r>
      <w:r w:rsidR="00AD368E" w:rsidRPr="00F20580">
        <w:t xml:space="preserve">takes advantage of the </w:t>
      </w:r>
      <w:r w:rsidR="006702ED" w:rsidRPr="00F20580">
        <w:t xml:space="preserve">pre-defined </w:t>
      </w:r>
      <w:r w:rsidR="00AD368E" w:rsidRPr="00F20580">
        <w:t xml:space="preserve">reference </w:t>
      </w:r>
      <w:r w:rsidR="006702ED" w:rsidRPr="00F20580">
        <w:t>point geometry</w:t>
      </w:r>
      <w:r w:rsidR="000A3480">
        <w:t xml:space="preserve"> developed in ATL06, combining</w:t>
      </w:r>
      <w:r w:rsidRPr="00F20580">
        <w:t xml:space="preserve"> ATL06 </w:t>
      </w:r>
      <w:r w:rsidR="00AD368E" w:rsidRPr="00F20580">
        <w:t xml:space="preserve">segment heights </w:t>
      </w:r>
      <w:r w:rsidRPr="00F20580">
        <w:t xml:space="preserve">from repeat measurements </w:t>
      </w:r>
      <w:r w:rsidR="00035334">
        <w:t>made close to</w:t>
      </w:r>
      <w:r w:rsidR="00A45689" w:rsidRPr="00F20580">
        <w:t xml:space="preserve"> </w:t>
      </w:r>
      <w:r w:rsidR="000A3480">
        <w:t xml:space="preserve">a set of </w:t>
      </w:r>
      <w:r w:rsidR="000A3480">
        <w:rPr>
          <w:i/>
        </w:rPr>
        <w:t>fit points</w:t>
      </w:r>
      <w:r w:rsidR="000A3480">
        <w:t xml:space="preserve">, spaced every 60 m along the RPTs, </w:t>
      </w:r>
      <w:r w:rsidRPr="00F20580">
        <w:t xml:space="preserve">to synthesize </w:t>
      </w:r>
      <w:r w:rsidR="001C66FE" w:rsidRPr="00F20580">
        <w:t xml:space="preserve">a </w:t>
      </w:r>
      <w:r w:rsidR="006B774B" w:rsidRPr="00F20580">
        <w:t>height</w:t>
      </w:r>
      <w:r w:rsidRPr="00F20580">
        <w:t xml:space="preserve"> time series</w:t>
      </w:r>
      <w:r w:rsidR="006702ED" w:rsidRPr="00F20580">
        <w:t xml:space="preserve"> for each </w:t>
      </w:r>
      <w:r w:rsidR="000A3480">
        <w:t>fit point</w:t>
      </w:r>
      <w:r w:rsidRPr="00F20580">
        <w:t xml:space="preserve">.  A polynomial </w:t>
      </w:r>
      <w:r w:rsidR="000A3480">
        <w:t>surface</w:t>
      </w:r>
      <w:r w:rsidRPr="00F20580">
        <w:t xml:space="preserve"> is used to correct the </w:t>
      </w:r>
      <w:r w:rsidR="001C66FE" w:rsidRPr="00F20580">
        <w:t xml:space="preserve">segment </w:t>
      </w:r>
      <w:r w:rsidRPr="00F20580">
        <w:t xml:space="preserve">measurements for their displacement relative to the </w:t>
      </w:r>
      <w:r w:rsidR="007D744C" w:rsidRPr="00F20580">
        <w:t>RPT and for local (100-200 m-scale) surface slope and curvature</w:t>
      </w:r>
      <w:r w:rsidRPr="00F20580">
        <w:t xml:space="preserve">.  </w:t>
      </w:r>
      <w:r w:rsidR="00112C25" w:rsidRPr="00F20580">
        <w:t xml:space="preserve">Misfit, reflectance, cloud, </w:t>
      </w:r>
      <w:r w:rsidR="000A3480">
        <w:t xml:space="preserve">and signal strength </w:t>
      </w:r>
      <w:r w:rsidR="00112C25" w:rsidRPr="00F20580">
        <w:t>i</w:t>
      </w:r>
      <w:r w:rsidRPr="00F20580">
        <w:t>nformation is retained from ATL06 to allow users</w:t>
      </w:r>
      <w:r w:rsidR="007D744C" w:rsidRPr="00F20580">
        <w:t xml:space="preserve"> to decide</w:t>
      </w:r>
      <w:r w:rsidRPr="00F20580">
        <w:t xml:space="preserve"> whether to use each </w:t>
      </w:r>
      <w:r w:rsidR="00326651">
        <w:t>repeat’s</w:t>
      </w:r>
      <w:r w:rsidR="001C66FE" w:rsidRPr="00F20580">
        <w:t xml:space="preserve"> </w:t>
      </w:r>
      <w:r w:rsidRPr="00F20580">
        <w:t>me</w:t>
      </w:r>
      <w:r w:rsidR="000A3480">
        <w:t>asurement in further processing.  An additional group within the product provides historical laser-altimetry data, and gives crossover information from crossing ICESat-2 RPTs.</w:t>
      </w:r>
    </w:p>
    <w:p w14:paraId="1BBC4E82" w14:textId="77777777" w:rsidR="00326651" w:rsidRDefault="00326651" w:rsidP="00A447A4"/>
    <w:p w14:paraId="158BF979" w14:textId="77777777" w:rsidR="00326651" w:rsidRPr="00A447A4" w:rsidRDefault="00326651" w:rsidP="00A447A4"/>
    <w:p w14:paraId="7292B7E4" w14:textId="1A51B976" w:rsidR="00450871" w:rsidRPr="00691C47" w:rsidRDefault="00450871" w:rsidP="00450871">
      <w:pPr>
        <w:pStyle w:val="Heading1"/>
        <w:rPr>
          <w:rFonts w:ascii="Times New Roman" w:hAnsi="Times New Roman"/>
        </w:rPr>
      </w:pPr>
      <w:bookmarkStart w:id="116" w:name="_Toc497824327"/>
      <w:r w:rsidRPr="00691C47">
        <w:rPr>
          <w:rFonts w:ascii="Times New Roman" w:hAnsi="Times New Roman"/>
        </w:rPr>
        <w:lastRenderedPageBreak/>
        <w:t xml:space="preserve">ALGORITHM </w:t>
      </w:r>
      <w:bookmarkEnd w:id="115"/>
      <w:r w:rsidR="009B294C" w:rsidRPr="00691C47">
        <w:rPr>
          <w:rFonts w:ascii="Times New Roman" w:hAnsi="Times New Roman"/>
        </w:rPr>
        <w:t>THEORY:</w:t>
      </w:r>
      <w:r w:rsidR="00CD63E0" w:rsidRPr="00691C47">
        <w:rPr>
          <w:rFonts w:ascii="Times New Roman" w:hAnsi="Times New Roman"/>
        </w:rPr>
        <w:t xml:space="preserve"> </w:t>
      </w:r>
      <w:r w:rsidR="00C37AE2" w:rsidRPr="00691C47">
        <w:rPr>
          <w:rFonts w:ascii="Times New Roman" w:hAnsi="Times New Roman"/>
        </w:rPr>
        <w:t>Derivation of Land I</w:t>
      </w:r>
      <w:r w:rsidR="00F859D2" w:rsidRPr="00691C47">
        <w:rPr>
          <w:rFonts w:ascii="Times New Roman" w:hAnsi="Times New Roman"/>
        </w:rPr>
        <w:t xml:space="preserve">ce </w:t>
      </w:r>
      <w:r w:rsidR="009B294C" w:rsidRPr="00691C47">
        <w:rPr>
          <w:rFonts w:ascii="Times New Roman" w:hAnsi="Times New Roman"/>
        </w:rPr>
        <w:t>H (</w:t>
      </w:r>
      <w:r w:rsidR="00CD63E0" w:rsidRPr="00691C47">
        <w:rPr>
          <w:rFonts w:ascii="Times New Roman" w:hAnsi="Times New Roman"/>
        </w:rPr>
        <w:t>t)/</w:t>
      </w:r>
      <w:r w:rsidR="009B294C" w:rsidRPr="00691C47">
        <w:rPr>
          <w:rFonts w:ascii="Times New Roman" w:hAnsi="Times New Roman"/>
        </w:rPr>
        <w:t>ATL11 (</w:t>
      </w:r>
      <w:r w:rsidR="00691C47">
        <w:rPr>
          <w:rFonts w:ascii="Times New Roman" w:hAnsi="Times New Roman"/>
        </w:rPr>
        <w:t>L</w:t>
      </w:r>
      <w:r w:rsidR="00CD63E0" w:rsidRPr="00691C47">
        <w:rPr>
          <w:rFonts w:ascii="Times New Roman" w:hAnsi="Times New Roman"/>
        </w:rPr>
        <w:t>3</w:t>
      </w:r>
      <w:r w:rsidR="00691C47">
        <w:rPr>
          <w:rFonts w:ascii="Times New Roman" w:hAnsi="Times New Roman"/>
        </w:rPr>
        <w:t>B</w:t>
      </w:r>
      <w:r w:rsidR="00CD63E0" w:rsidRPr="00691C47">
        <w:rPr>
          <w:rFonts w:ascii="Times New Roman" w:hAnsi="Times New Roman"/>
        </w:rPr>
        <w:t>)</w:t>
      </w:r>
      <w:bookmarkEnd w:id="116"/>
    </w:p>
    <w:p w14:paraId="0FB5EE7E" w14:textId="576E4F19" w:rsidR="008600CF" w:rsidRDefault="00450871" w:rsidP="007A4A3E">
      <w:r w:rsidRPr="00F20580">
        <w:t>In this section</w:t>
      </w:r>
      <w:r w:rsidR="00ED41A4">
        <w:t>,</w:t>
      </w:r>
      <w:r w:rsidRPr="00F20580">
        <w:t xml:space="preserve"> we describe in detail the algorithm</w:t>
      </w:r>
      <w:r w:rsidR="00B03C65" w:rsidRPr="00F20580">
        <w:t>s</w:t>
      </w:r>
      <w:r w:rsidRPr="00F20580">
        <w:t xml:space="preserve"> used in calculating the </w:t>
      </w:r>
      <w:r w:rsidR="00F47239" w:rsidRPr="00C71D5E">
        <w:t>ATL11</w:t>
      </w:r>
      <w:r w:rsidR="00F07ED7" w:rsidRPr="00E240B4">
        <w:t xml:space="preserve"> </w:t>
      </w:r>
      <w:r w:rsidR="00D763E7" w:rsidRPr="00E240B4">
        <w:t>land-ice</w:t>
      </w:r>
      <w:r w:rsidRPr="00E240B4">
        <w:t xml:space="preserve"> parameters</w:t>
      </w:r>
      <w:r w:rsidR="009E4E94">
        <w:t>. This product is intended to provide time series of surface heights for specific land-ice and ice-shelf locations, along with parameters useful in determining whether each height estimate is valid or a result o</w:t>
      </w:r>
      <w:r w:rsidR="00507034">
        <w:t>f a variety of potential errors (see ATL06 ATBD, section 1).</w:t>
      </w:r>
      <w:r w:rsidR="009E4E94">
        <w:t xml:space="preserve">  </w:t>
      </w:r>
    </w:p>
    <w:tbl>
      <w:tblPr>
        <w:tblStyle w:val="TableGrid"/>
        <w:tblpPr w:leftFromText="180" w:rightFromText="180" w:vertAnchor="text" w:horzAnchor="page" w:tblpX="1450" w:tblpY="18"/>
        <w:tblW w:w="0" w:type="auto"/>
        <w:tblLook w:val="04A0" w:firstRow="1" w:lastRow="0" w:firstColumn="1" w:lastColumn="0" w:noHBand="0" w:noVBand="1"/>
      </w:tblPr>
      <w:tblGrid>
        <w:gridCol w:w="9017"/>
      </w:tblGrid>
      <w:tr w:rsidR="00B8141C" w14:paraId="45352198" w14:textId="77777777" w:rsidTr="002C7042">
        <w:tc>
          <w:tcPr>
            <w:tcW w:w="9017" w:type="dxa"/>
            <w:tcBorders>
              <w:top w:val="nil"/>
              <w:left w:val="nil"/>
              <w:bottom w:val="single" w:sz="4" w:space="0" w:color="auto"/>
              <w:right w:val="nil"/>
            </w:tcBorders>
            <w:vAlign w:val="center"/>
          </w:tcPr>
          <w:p w14:paraId="399FDEDA" w14:textId="59943F4F" w:rsidR="00B8141C" w:rsidRPr="003F3EC7" w:rsidRDefault="00B8141C" w:rsidP="00B8141C">
            <w:pPr>
              <w:tabs>
                <w:tab w:val="left" w:pos="5880"/>
              </w:tabs>
              <w:jc w:val="center"/>
            </w:pPr>
            <w:bookmarkStart w:id="117" w:name="_Toc462391961"/>
            <w:r w:rsidRPr="003F3EC7">
              <w:t xml:space="preserve">Figure </w:t>
            </w:r>
            <w:fldSimple w:instr=" STYLEREF 1 \s ">
              <w:r w:rsidR="00DA1807">
                <w:rPr>
                  <w:noProof/>
                </w:rPr>
                <w:t>3</w:t>
              </w:r>
            </w:fldSimple>
            <w:r w:rsidRPr="003F3EC7">
              <w:noBreakHyphen/>
            </w:r>
            <w:fldSimple w:instr=" SEQ Figure \* ARABIC \s 1 ">
              <w:r w:rsidR="00DA1807">
                <w:rPr>
                  <w:noProof/>
                </w:rPr>
                <w:t>1</w:t>
              </w:r>
            </w:fldSimple>
            <w:r w:rsidRPr="003F3EC7">
              <w:rPr>
                <w:noProof/>
              </w:rPr>
              <w:t xml:space="preserve">. </w:t>
            </w:r>
            <w:r>
              <w:rPr>
                <w:noProof/>
              </w:rPr>
              <w:t>ATL11 fitting schematic</w:t>
            </w:r>
            <w:bookmarkEnd w:id="117"/>
          </w:p>
        </w:tc>
      </w:tr>
      <w:tr w:rsidR="00B8141C" w:rsidRPr="00E20D01" w14:paraId="6F67DDB7" w14:textId="77777777" w:rsidTr="002C7042">
        <w:tc>
          <w:tcPr>
            <w:tcW w:w="9017" w:type="dxa"/>
            <w:tcBorders>
              <w:top w:val="single" w:sz="4" w:space="0" w:color="auto"/>
              <w:left w:val="single" w:sz="4" w:space="0" w:color="auto"/>
              <w:bottom w:val="nil"/>
              <w:right w:val="single" w:sz="4" w:space="0" w:color="auto"/>
            </w:tcBorders>
            <w:vAlign w:val="center"/>
          </w:tcPr>
          <w:p w14:paraId="22569A3D" w14:textId="4E8701F4" w:rsidR="00B8141C" w:rsidRPr="00E20D01" w:rsidRDefault="00B8141C" w:rsidP="00B8141C">
            <w:pPr>
              <w:tabs>
                <w:tab w:val="left" w:pos="2280"/>
              </w:tabs>
              <w:jc w:val="center"/>
              <w:rPr>
                <w:sz w:val="20"/>
                <w:szCs w:val="20"/>
              </w:rPr>
            </w:pPr>
            <w:r w:rsidRPr="00B8141C">
              <w:rPr>
                <w:noProof/>
                <w:sz w:val="20"/>
                <w:szCs w:val="20"/>
              </w:rPr>
              <w:drawing>
                <wp:inline distT="0" distB="0" distL="0" distR="0" wp14:anchorId="61FE39F1" wp14:editId="44DC3147">
                  <wp:extent cx="3144651" cy="439158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80" r="3051"/>
                          <a:stretch/>
                        </pic:blipFill>
                        <pic:spPr bwMode="auto">
                          <a:xfrm>
                            <a:off x="0" y="0"/>
                            <a:ext cx="3194205" cy="446078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332FC8">
              <w:rPr>
                <w:noProof/>
              </w:rPr>
              <w:t xml:space="preserve"> </w:t>
            </w:r>
            <w:r w:rsidR="00332FC8" w:rsidRPr="00332FC8">
              <w:rPr>
                <w:noProof/>
                <w:sz w:val="20"/>
                <w:szCs w:val="20"/>
              </w:rPr>
              <w:drawing>
                <wp:inline distT="0" distB="0" distL="0" distR="0" wp14:anchorId="2140A118" wp14:editId="4D2F8109">
                  <wp:extent cx="1920233" cy="3816298"/>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9" t="-1" r="3184" b="-10598"/>
                          <a:stretch/>
                        </pic:blipFill>
                        <pic:spPr bwMode="auto">
                          <a:xfrm>
                            <a:off x="0" y="0"/>
                            <a:ext cx="1920240" cy="381631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r>
      <w:tr w:rsidR="00B8141C" w:rsidRPr="00E20D01" w14:paraId="7F830FB3" w14:textId="77777777" w:rsidTr="002C7042">
        <w:tc>
          <w:tcPr>
            <w:tcW w:w="9017" w:type="dxa"/>
            <w:tcBorders>
              <w:top w:val="nil"/>
              <w:left w:val="single" w:sz="4" w:space="0" w:color="auto"/>
              <w:bottom w:val="single" w:sz="4" w:space="0" w:color="auto"/>
              <w:right w:val="single" w:sz="4" w:space="0" w:color="auto"/>
            </w:tcBorders>
          </w:tcPr>
          <w:p w14:paraId="7EB1A139" w14:textId="2B4E61F9" w:rsidR="00B8141C" w:rsidRPr="003F3EC7" w:rsidRDefault="00B8141C" w:rsidP="00E17813">
            <w:pPr>
              <w:rPr>
                <w:sz w:val="20"/>
                <w:szCs w:val="20"/>
              </w:rPr>
            </w:pPr>
            <w:r>
              <w:rPr>
                <w:sz w:val="20"/>
                <w:szCs w:val="20"/>
              </w:rPr>
              <w:t xml:space="preserve">Schematic of </w:t>
            </w:r>
            <w:r w:rsidR="00AF40E3">
              <w:rPr>
                <w:sz w:val="20"/>
                <w:szCs w:val="20"/>
              </w:rPr>
              <w:t xml:space="preserve">the </w:t>
            </w:r>
            <w:r>
              <w:rPr>
                <w:sz w:val="20"/>
                <w:szCs w:val="20"/>
              </w:rPr>
              <w:t xml:space="preserve">ATL11 fitting strategy.  Both plots </w:t>
            </w:r>
            <w:r w:rsidR="00507034">
              <w:rPr>
                <w:sz w:val="20"/>
                <w:szCs w:val="20"/>
              </w:rPr>
              <w:t xml:space="preserve">at left </w:t>
            </w:r>
            <w:r>
              <w:rPr>
                <w:sz w:val="20"/>
                <w:szCs w:val="20"/>
              </w:rPr>
              <w:t xml:space="preserve">contain the same diagram, rendered in three dimensions (top) and as seen along the y axis (bottom).  Lines show </w:t>
            </w:r>
            <w:r w:rsidR="001E589C">
              <w:rPr>
                <w:sz w:val="20"/>
                <w:szCs w:val="20"/>
              </w:rPr>
              <w:t xml:space="preserve">simulated </w:t>
            </w:r>
            <w:r>
              <w:rPr>
                <w:sz w:val="20"/>
                <w:szCs w:val="20"/>
              </w:rPr>
              <w:t xml:space="preserve">ATL11 profiles; symbols show segment endpoints for segments within 50 m of the </w:t>
            </w:r>
            <w:r w:rsidR="00E17813">
              <w:rPr>
                <w:sz w:val="20"/>
                <w:szCs w:val="20"/>
              </w:rPr>
              <w:t>fit center</w:t>
            </w:r>
            <w:r w:rsidR="00AF40E3">
              <w:rPr>
                <w:sz w:val="20"/>
                <w:szCs w:val="20"/>
              </w:rPr>
              <w:t xml:space="preserve"> (at x=y=0)</w:t>
            </w:r>
            <w:r>
              <w:rPr>
                <w:sz w:val="20"/>
                <w:szCs w:val="20"/>
              </w:rPr>
              <w:t>.  Red lines and symbols indicate strong beams, blue indicate weak beams. ‘o’ markers indicate valid data segments, ‘x’ markers indicate invalid data segments.  The white (transparent) surface shows the unpertu</w:t>
            </w:r>
            <w:r w:rsidR="001E589C">
              <w:rPr>
                <w:sz w:val="20"/>
                <w:szCs w:val="20"/>
              </w:rPr>
              <w:t>rbed, true surface height.</w:t>
            </w:r>
            <w:r>
              <w:rPr>
                <w:sz w:val="20"/>
                <w:szCs w:val="20"/>
              </w:rPr>
              <w:t xml:space="preserve"> The gray surface shows the fit correction surface, offset vertically to match the true surface.</w:t>
            </w:r>
            <w:r w:rsidR="00507034">
              <w:rPr>
                <w:sz w:val="20"/>
                <w:szCs w:val="20"/>
              </w:rPr>
              <w:t xml:space="preserve"> At right, the </w:t>
            </w:r>
            <w:r w:rsidR="00AF40E3">
              <w:rPr>
                <w:sz w:val="20"/>
                <w:szCs w:val="20"/>
              </w:rPr>
              <w:t>uncorrected heights</w:t>
            </w:r>
            <w:r w:rsidR="00507034">
              <w:rPr>
                <w:sz w:val="20"/>
                <w:szCs w:val="20"/>
              </w:rPr>
              <w:t xml:space="preserve"> (top) and the corrected heights (bottom)</w:t>
            </w:r>
            <w:r w:rsidR="00AF40E3">
              <w:rPr>
                <w:sz w:val="20"/>
                <w:szCs w:val="20"/>
              </w:rPr>
              <w:t xml:space="preserve"> are plotted for each repeat.</w:t>
            </w:r>
          </w:p>
        </w:tc>
      </w:tr>
    </w:tbl>
    <w:p w14:paraId="11F28629" w14:textId="63DCD45A" w:rsidR="00ED6D36" w:rsidRDefault="00726ABF" w:rsidP="007A4A3E">
      <w:r>
        <w:lastRenderedPageBreak/>
        <w:t>ATL11</w:t>
      </w:r>
      <w:r w:rsidR="00B93F37" w:rsidRPr="002D3B43">
        <w:t xml:space="preserve"> </w:t>
      </w:r>
      <w:r w:rsidR="006B774B" w:rsidRPr="002D3B43">
        <w:t>height</w:t>
      </w:r>
      <w:r w:rsidR="009E4E94">
        <w:t xml:space="preserve"> estimates</w:t>
      </w:r>
      <w:r w:rsidR="007A4A3E" w:rsidRPr="002F2742">
        <w:t xml:space="preserve"> </w:t>
      </w:r>
      <w:r w:rsidR="00D84C57" w:rsidRPr="002F2742">
        <w:t xml:space="preserve">are </w:t>
      </w:r>
      <w:r w:rsidR="00B93F37" w:rsidRPr="00E460FE">
        <w:t>generated</w:t>
      </w:r>
      <w:r w:rsidR="007A4A3E" w:rsidRPr="00E460FE">
        <w:t xml:space="preserve"> by correcting ATL06 </w:t>
      </w:r>
      <w:r w:rsidR="006B774B" w:rsidRPr="00236FD9">
        <w:t>height</w:t>
      </w:r>
      <w:r w:rsidR="007A4A3E" w:rsidRPr="00236FD9">
        <w:t xml:space="preserve"> measurements for </w:t>
      </w:r>
      <w:r w:rsidR="009E4E94">
        <w:t xml:space="preserve">the combined effects of </w:t>
      </w:r>
      <w:r w:rsidR="007A4A3E" w:rsidRPr="00236FD9">
        <w:t xml:space="preserve">short-scale (100-200-m) surface topography around the </w:t>
      </w:r>
      <w:r w:rsidR="00E17813">
        <w:t>fit centers</w:t>
      </w:r>
      <w:r>
        <w:t>, and small (up to 180-</w:t>
      </w:r>
      <w:r w:rsidR="009E4E94">
        <w:t>m) horizontal offsets between repeat measurements</w:t>
      </w:r>
      <w:r w:rsidR="007A4A3E" w:rsidRPr="00A6076E">
        <w:t xml:space="preserve">.  </w:t>
      </w:r>
      <w:r w:rsidR="00D84C57" w:rsidRPr="00A6076E">
        <w:t>We</w:t>
      </w:r>
      <w:r w:rsidR="00B93F37" w:rsidRPr="00A6076E">
        <w:t xml:space="preserve"> </w:t>
      </w:r>
      <w:r w:rsidR="007A4A3E" w:rsidRPr="00A6076E">
        <w:t xml:space="preserve">fit a reference surface to </w:t>
      </w:r>
      <w:r w:rsidR="006B774B" w:rsidRPr="00FF4234">
        <w:t>height</w:t>
      </w:r>
      <w:r w:rsidR="007A4A3E" w:rsidRPr="00FF4234">
        <w:t xml:space="preserve"> measurements from different </w:t>
      </w:r>
      <w:r w:rsidR="00067AD6">
        <w:t>passes</w:t>
      </w:r>
      <w:r w:rsidR="007A4A3E" w:rsidRPr="00FF4234">
        <w:t xml:space="preserve"> that is </w:t>
      </w:r>
      <w:r w:rsidR="00D84C57" w:rsidRPr="00F20580">
        <w:t xml:space="preserve">a </w:t>
      </w:r>
      <w:r w:rsidR="007A4A3E" w:rsidRPr="00F20580">
        <w:t xml:space="preserve">polynomial </w:t>
      </w:r>
      <w:r w:rsidR="00D84C57" w:rsidRPr="00F20580">
        <w:t>in horizontal coordinates</w:t>
      </w:r>
      <w:r w:rsidR="007A4A3E" w:rsidRPr="00F20580">
        <w:t xml:space="preserve"> around the </w:t>
      </w:r>
      <w:r w:rsidR="00E17813">
        <w:t>fit center</w:t>
      </w:r>
      <w:r w:rsidR="007A4A3E" w:rsidRPr="00F20580">
        <w:t xml:space="preserve">s, and use this polynomial surface to correct </w:t>
      </w:r>
      <w:r w:rsidR="006B774B" w:rsidRPr="00F20580">
        <w:t>height</w:t>
      </w:r>
      <w:r w:rsidR="007A4A3E" w:rsidRPr="00F20580">
        <w:t xml:space="preserve"> measu</w:t>
      </w:r>
      <w:r w:rsidR="009E4E94">
        <w:t xml:space="preserve">rements to the </w:t>
      </w:r>
      <w:r w:rsidR="00E17813">
        <w:t>fit center</w:t>
      </w:r>
      <w:r w:rsidR="009E4E94">
        <w:t>.</w:t>
      </w:r>
      <w:r w:rsidR="0054616A">
        <w:t xml:space="preserve">  The resulting values reflect the time history of surface heights at the reference points, with near-zero contributions from small-scale local topography.</w:t>
      </w:r>
    </w:p>
    <w:p w14:paraId="695D01BE" w14:textId="04DD6A4A" w:rsidR="00517A60" w:rsidRDefault="00517A60" w:rsidP="007A4A3E">
      <w:r>
        <w:t xml:space="preserve">In our version of this algorithm, for a set of </w:t>
      </w:r>
      <w:r w:rsidR="00E17813">
        <w:t>fit center</w:t>
      </w:r>
      <w:r>
        <w:t xml:space="preserve">s spaced </w:t>
      </w:r>
      <w:r w:rsidR="00F451A3">
        <w:t>every 60 meters along each RPT</w:t>
      </w:r>
      <w:r w:rsidR="003E7C41">
        <w:t xml:space="preserve"> (centered on every third segment center)</w:t>
      </w:r>
      <w:r>
        <w:t xml:space="preserve">, all ATL06 segments </w:t>
      </w:r>
      <w:r w:rsidR="00AF4C5C">
        <w:t xml:space="preserve">with centers </w:t>
      </w:r>
      <w:r>
        <w:t xml:space="preserve">within </w:t>
      </w:r>
      <w:r w:rsidR="00332FC8">
        <w:t>50 m</w:t>
      </w:r>
      <w:r>
        <w:t xml:space="preserve"> </w:t>
      </w:r>
      <w:ins w:id="118" w:author="Microsoft Office User" w:date="2018-03-27T14:22:00Z">
        <w:r w:rsidR="003C769C">
          <w:t>(125</w:t>
        </w:r>
      </w:ins>
      <w:ins w:id="119" w:author="Microsoft Office User" w:date="2018-03-27T14:23:00Z">
        <w:r w:rsidR="003C769C">
          <w:t xml:space="preserve"> </w:t>
        </w:r>
      </w:ins>
      <w:ins w:id="120" w:author="Microsoft Office User" w:date="2018-03-27T14:22:00Z">
        <w:r w:rsidR="003C769C">
          <w:t xml:space="preserve">m) </w:t>
        </w:r>
      </w:ins>
      <w:r>
        <w:t xml:space="preserve">along-track and </w:t>
      </w:r>
      <w:r w:rsidR="00EF5002">
        <w:t>110</w:t>
      </w:r>
      <w:r>
        <w:t xml:space="preserve"> m across-track of the </w:t>
      </w:r>
      <w:r w:rsidR="00E17813">
        <w:t>fit center</w:t>
      </w:r>
      <w:r>
        <w:t xml:space="preserve"> are considered</w:t>
      </w:r>
      <w:r w:rsidR="00ED41A4">
        <w:t xml:space="preserve">, so that each ATL11 fit contains as many as </w:t>
      </w:r>
      <w:r w:rsidR="005C536A">
        <w:t>five distinct along-track segments from each laser beam and pass</w:t>
      </w:r>
      <w:r>
        <w:t>.  A subset of these segments with consistent ATL06 slope estimates and small error estimates are selected, and these segments are fit with a time-variable surface height and a polynomial surface-shape model.  The surface model is then used to calculate corrected heights for the segments from passes not included in the fit</w:t>
      </w:r>
      <w:r w:rsidR="00F5602D">
        <w:t xml:space="preserve"> and from laser altimetry data from other altimetry missions</w:t>
      </w:r>
      <w:r>
        <w:t>.   Error propagation for each of these steps gives formal errors estimates that take into account the sampling error from ATL06</w:t>
      </w:r>
      <w:r w:rsidR="00E1458E">
        <w:t>. P</w:t>
      </w:r>
      <w:r>
        <w:t>ropagation of the geolocation errors with the slope of the surface-shape model gives an estimate of systematic errors in the height estimates.</w:t>
      </w:r>
    </w:p>
    <w:p w14:paraId="00F8041F" w14:textId="40DA480C" w:rsidR="002B5147" w:rsidRPr="00F20580" w:rsidRDefault="00ED6D36" w:rsidP="007A4A3E">
      <w:r>
        <w:t xml:space="preserve">Figure </w:t>
      </w:r>
      <w:r w:rsidR="001E589C">
        <w:t>3-1</w:t>
      </w:r>
      <w:r>
        <w:t xml:space="preserve"> shows a </w:t>
      </w:r>
      <w:r w:rsidR="001E589C">
        <w:t xml:space="preserve">schematic </w:t>
      </w:r>
      <w:r>
        <w:t>diagram of the fitting process</w:t>
      </w:r>
      <w:r w:rsidR="001E589C">
        <w:t>.  In this</w:t>
      </w:r>
      <w:r w:rsidR="001F3683">
        <w:t xml:space="preserve"> example, height measurements are </w:t>
      </w:r>
      <w:r w:rsidR="00517A60">
        <w:t>collected for six passes over a smooth</w:t>
      </w:r>
      <w:r w:rsidR="001F3683">
        <w:t xml:space="preserve"> ice-sheet surface</w:t>
      </w:r>
      <w:r w:rsidR="00332FC8">
        <w:t xml:space="preserve"> (transparent grid).  Between repeats 3 and 4, the surface height has risen by 2 m.  </w:t>
      </w:r>
      <w:r w:rsidR="00517A60">
        <w:t>Two of the segm</w:t>
      </w:r>
      <w:r w:rsidR="00332FC8">
        <w:t>ents contain errors: T</w:t>
      </w:r>
      <w:r w:rsidR="00517A60">
        <w:t xml:space="preserve">he weak beam for one segment from repeat 3 is displaced downward and has an abnormal apparent slope in the </w:t>
      </w:r>
      <w:r w:rsidR="00517A60" w:rsidRPr="00E9115B">
        <w:rPr>
          <w:i/>
        </w:rPr>
        <w:t>x</w:t>
      </w:r>
      <w:r w:rsidR="00517A60">
        <w:t xml:space="preserve"> direction, and one segment from repeat 5 is displaced upwards, so that </w:t>
      </w:r>
      <w:r w:rsidR="00507034">
        <w:t>its pair</w:t>
      </w:r>
      <w:r w:rsidR="00517A60">
        <w:t xml:space="preserve"> has an abnormal apparent slope in the </w:t>
      </w:r>
      <w:r w:rsidR="00517A60" w:rsidRPr="00E9115B">
        <w:rPr>
          <w:i/>
        </w:rPr>
        <w:t>y</w:t>
      </w:r>
      <w:r w:rsidR="00517A60">
        <w:t xml:space="preserve"> direction. </w:t>
      </w:r>
      <w:r w:rsidR="001E589C">
        <w:t xml:space="preserve"> </w:t>
      </w:r>
      <w:r>
        <w:t xml:space="preserve">  </w:t>
      </w:r>
      <w:r w:rsidR="00332FC8">
        <w:t xml:space="preserve">Segments falling within the across and along-track windows of the </w:t>
      </w:r>
      <w:r w:rsidR="00E17813">
        <w:t>fit center</w:t>
      </w:r>
      <w:r w:rsidR="00332FC8">
        <w:t xml:space="preserve"> (at </w:t>
      </w:r>
      <w:r w:rsidR="00332FC8" w:rsidRPr="005918D7">
        <w:rPr>
          <w:i/>
        </w:rPr>
        <w:t>x</w:t>
      </w:r>
      <w:r w:rsidR="00332FC8">
        <w:t>=</w:t>
      </w:r>
      <w:r w:rsidR="00332FC8" w:rsidRPr="005918D7">
        <w:rPr>
          <w:i/>
        </w:rPr>
        <w:t>y</w:t>
      </w:r>
      <w:r w:rsidR="00332FC8">
        <w:t>=0</w:t>
      </w:r>
      <w:r w:rsidR="005918D7">
        <w:t xml:space="preserve"> in this plot</w:t>
      </w:r>
      <w:r w:rsidR="00332FC8">
        <w:t>) are selected, and fit with a</w:t>
      </w:r>
      <w:r w:rsidR="00507034">
        <w:t xml:space="preserve"> polynomial</w:t>
      </w:r>
      <w:r w:rsidR="00332FC8">
        <w:t xml:space="preserve"> reference surface</w:t>
      </w:r>
      <w:r w:rsidR="00507034">
        <w:t xml:space="preserve"> (shown in gray).  When plotted as a function of repeat number, the measured heights show considerable scatter (top right-hand plot) but when corrected to the reference surface, each repeat shows a consistent height, and the segments with errors are clearly distinct from the accurate measurements.</w:t>
      </w:r>
    </w:p>
    <w:p w14:paraId="485BA22D" w14:textId="5F1A725B" w:rsidR="007A4A3E" w:rsidRPr="00672E72" w:rsidRDefault="00812DF7" w:rsidP="00672E72">
      <w:pPr>
        <w:pStyle w:val="Heading2"/>
        <w:rPr>
          <w:rFonts w:cs="Times New Roman"/>
        </w:rPr>
      </w:pPr>
      <w:bookmarkStart w:id="121" w:name="_Toc497824328"/>
      <w:r w:rsidRPr="00672E72">
        <w:rPr>
          <w:rFonts w:cs="Times New Roman"/>
        </w:rPr>
        <w:t xml:space="preserve">Elevation-correction </w:t>
      </w:r>
      <w:r w:rsidR="007A4A3E" w:rsidRPr="00672E72">
        <w:rPr>
          <w:rFonts w:cs="Times New Roman"/>
        </w:rPr>
        <w:t xml:space="preserve">Coordinate </w:t>
      </w:r>
      <w:r w:rsidR="006E5226" w:rsidRPr="00672E72">
        <w:rPr>
          <w:rFonts w:cs="Times New Roman"/>
        </w:rPr>
        <w:t>S</w:t>
      </w:r>
      <w:r w:rsidR="007A4A3E" w:rsidRPr="00672E72">
        <w:rPr>
          <w:rFonts w:cs="Times New Roman"/>
        </w:rPr>
        <w:t>ystems</w:t>
      </w:r>
      <w:bookmarkEnd w:id="121"/>
    </w:p>
    <w:p w14:paraId="4554BE6D" w14:textId="6589A4A9" w:rsidR="007A4A3E" w:rsidRDefault="00E17813" w:rsidP="007A4A3E">
      <w:r>
        <w:t>ATL1</w:t>
      </w:r>
      <w:r w:rsidR="00C65453">
        <w:t>3</w:t>
      </w:r>
      <w:r w:rsidR="00D84C57" w:rsidRPr="00F20580">
        <w:t xml:space="preserve"> </w:t>
      </w:r>
      <w:r w:rsidR="007A4A3E" w:rsidRPr="00C71D5E">
        <w:t xml:space="preserve">calculations </w:t>
      </w:r>
      <w:r w:rsidR="00674CE1" w:rsidRPr="00C71D5E">
        <w:t>are</w:t>
      </w:r>
      <w:r w:rsidR="00B93F37" w:rsidRPr="00E240B4">
        <w:t xml:space="preserve"> </w:t>
      </w:r>
      <w:r w:rsidR="007A4A3E" w:rsidRPr="00E240B4">
        <w:t xml:space="preserve">carried out in the </w:t>
      </w:r>
      <w:proofErr w:type="spellStart"/>
      <w:r w:rsidR="007A4A3E" w:rsidRPr="00E240B4">
        <w:t>along</w:t>
      </w:r>
      <w:proofErr w:type="spellEnd"/>
      <w:r w:rsidR="007A4A3E" w:rsidRPr="00E240B4">
        <w:t>-track coor</w:t>
      </w:r>
      <w:r w:rsidR="009069FE">
        <w:t xml:space="preserve">dinate system described in the level-3 </w:t>
      </w:r>
      <w:r w:rsidR="00674CE1" w:rsidRPr="002D3B43">
        <w:t>ATL</w:t>
      </w:r>
      <w:r w:rsidR="007A4A3E" w:rsidRPr="002D3B43">
        <w:t>06 ATBD</w:t>
      </w:r>
      <w:r w:rsidR="005B7EB6" w:rsidRPr="002F2742">
        <w:t xml:space="preserve">. </w:t>
      </w:r>
      <w:r w:rsidR="00FC0216">
        <w:t xml:space="preserve">Briefly, the along-track coordinate is measured parallel to the RGT, starting at each RGT’s origin at the equator.  </w:t>
      </w:r>
      <w:r w:rsidR="005918D7">
        <w:t>The across-track coordinate is measured to the left of the RGT, so that the two horizontal basis vectors and the local vertical vector form a right-handed coordinate system.</w:t>
      </w:r>
      <w:r w:rsidR="00C65453">
        <w:t xml:space="preserve">  Because the along-track coordinates are calculated for each photon event (PE) in ATL03, and the coordinates for the segment centers are known in ATL06, no conversion into this coor</w:t>
      </w:r>
      <w:r w:rsidR="00297CBB">
        <w:t>dinate system is needed in ATL11</w:t>
      </w:r>
      <w:r w:rsidR="008E08F9">
        <w:t xml:space="preserve"> for comparisons between data from the same RGT.  However, in processing ATLAS data at crossovers, location data must be expressed in the </w:t>
      </w:r>
      <w:proofErr w:type="spellStart"/>
      <w:r w:rsidR="008E08F9">
        <w:t>along</w:t>
      </w:r>
      <w:proofErr w:type="spellEnd"/>
      <w:r w:rsidR="008E08F9">
        <w:t xml:space="preserve">-track coordinate system.  Details of this conversion are provided in </w:t>
      </w:r>
      <w:r w:rsidR="008E08F9">
        <w:fldChar w:fldCharType="begin"/>
      </w:r>
      <w:r w:rsidR="008E08F9">
        <w:instrText xml:space="preserve"> REF _Ref496121511 \r \h </w:instrText>
      </w:r>
      <w:r w:rsidR="008E08F9">
        <w:fldChar w:fldCharType="separate"/>
      </w:r>
      <w:r w:rsidR="00DA1807">
        <w:t>3.7</w:t>
      </w:r>
      <w:r w:rsidR="008E08F9">
        <w:fldChar w:fldCharType="end"/>
      </w:r>
      <w:r w:rsidR="008E08F9">
        <w:t>.</w:t>
      </w:r>
      <w:r w:rsidR="00C65453">
        <w:t xml:space="preserve"> </w:t>
      </w:r>
    </w:p>
    <w:p w14:paraId="3045D6CC" w14:textId="64413D69" w:rsidR="005B3598" w:rsidRDefault="000A3480" w:rsidP="000A3480">
      <w:pPr>
        <w:pStyle w:val="Heading2"/>
      </w:pPr>
      <w:bookmarkStart w:id="122" w:name="_Ref491108970"/>
      <w:bookmarkStart w:id="123" w:name="_Toc497824329"/>
      <w:r>
        <w:lastRenderedPageBreak/>
        <w:t>Input data editing</w:t>
      </w:r>
      <w:bookmarkEnd w:id="122"/>
      <w:bookmarkEnd w:id="123"/>
      <w:r>
        <w:t xml:space="preserve"> </w:t>
      </w:r>
    </w:p>
    <w:p w14:paraId="223753E5" w14:textId="5926E48F" w:rsidR="005B3598" w:rsidRDefault="005B3598" w:rsidP="005B3598">
      <w:r w:rsidRPr="00F20580">
        <w:t xml:space="preserve">Each ATL06 measurement includes location estimates, along- and across-track slope estimates, and </w:t>
      </w:r>
      <w:r w:rsidRPr="00C71D5E">
        <w:t>PE</w:t>
      </w:r>
      <w:r w:rsidR="00E1458E">
        <w:t xml:space="preserve"> (Photon-Event)</w:t>
      </w:r>
      <w:r w:rsidRPr="00C71D5E">
        <w:t>-height misfit estimates.  </w:t>
      </w:r>
      <w:r>
        <w:t>We seek to calculate the reference surface using the most reliable subset of available data, so we perform t</w:t>
      </w:r>
      <w:r w:rsidRPr="00C71D5E">
        <w:t xml:space="preserve">ests on </w:t>
      </w:r>
      <w:r>
        <w:t xml:space="preserve">the </w:t>
      </w:r>
      <w:r w:rsidRPr="00C71D5E">
        <w:t xml:space="preserve">surface-slope estimates </w:t>
      </w:r>
      <w:r w:rsidR="00E1458E">
        <w:t xml:space="preserve">and error statistics </w:t>
      </w:r>
      <w:r>
        <w:t>from each ATL06-pair to select a self</w:t>
      </w:r>
      <w:r w:rsidR="00E1458E">
        <w:t xml:space="preserve">-consistent set of data.  These tests determine </w:t>
      </w:r>
      <w:r>
        <w:t xml:space="preserve">whether each pair of measurements is </w:t>
      </w:r>
      <w:r>
        <w:rPr>
          <w:i/>
        </w:rPr>
        <w:t>valid</w:t>
      </w:r>
      <w:r>
        <w:t xml:space="preserve"> and can be used in the reference-shape calculation or </w:t>
      </w:r>
      <w:r>
        <w:rPr>
          <w:i/>
        </w:rPr>
        <w:t>invalid</w:t>
      </w:r>
      <w:r>
        <w:t>.  Segments from invalid pairs may be used in elevation-change calculations, but not in the reference-shape calculation.</w:t>
      </w:r>
    </w:p>
    <w:p w14:paraId="0D3052C9" w14:textId="3E79C7F9" w:rsidR="005B3598" w:rsidRPr="002F2742" w:rsidRDefault="005B3598" w:rsidP="005B3598">
      <w:r>
        <w:t xml:space="preserve">The parameters used to make these selections and their values are listed in </w:t>
      </w:r>
      <w:r>
        <w:fldChar w:fldCharType="begin"/>
      </w:r>
      <w:r>
        <w:instrText xml:space="preserve"> REF _Ref259352211 \h </w:instrText>
      </w:r>
      <w:r>
        <w:fldChar w:fldCharType="separate"/>
      </w:r>
      <w:ins w:id="124" w:author="Microsoft Office User" w:date="2018-03-23T16:17:00Z">
        <w:r w:rsidR="00DA1807" w:rsidRPr="00691C47">
          <w:t xml:space="preserve">Table </w:t>
        </w:r>
        <w:r w:rsidR="00DA1807">
          <w:rPr>
            <w:noProof/>
          </w:rPr>
          <w:t>3</w:t>
        </w:r>
        <w:r w:rsidR="00DA1807" w:rsidRPr="00691C47">
          <w:noBreakHyphen/>
        </w:r>
        <w:r w:rsidR="00DA1807">
          <w:rPr>
            <w:noProof/>
          </w:rPr>
          <w:t>1</w:t>
        </w:r>
      </w:ins>
      <w:del w:id="125" w:author="Microsoft Office User" w:date="2018-03-19T15:42:00Z">
        <w:r w:rsidR="00143094" w:rsidRPr="00691C47" w:rsidDel="006160A8">
          <w:delText xml:space="preserve">Table </w:delText>
        </w:r>
        <w:r w:rsidR="00143094" w:rsidDel="006160A8">
          <w:rPr>
            <w:noProof/>
          </w:rPr>
          <w:delText>3</w:delText>
        </w:r>
        <w:r w:rsidR="00143094" w:rsidRPr="00691C47" w:rsidDel="006160A8">
          <w:noBreakHyphen/>
        </w:r>
        <w:r w:rsidR="00143094" w:rsidDel="006160A8">
          <w:rPr>
            <w:noProof/>
          </w:rPr>
          <w:delText>1</w:delText>
        </w:r>
      </w:del>
      <w:r>
        <w:fldChar w:fldCharType="end"/>
      </w:r>
      <w:r>
        <w:t>.</w:t>
      </w:r>
    </w:p>
    <w:p w14:paraId="11E4AF75" w14:textId="77777777" w:rsidR="005B3598" w:rsidRPr="00691C47" w:rsidRDefault="005B3598" w:rsidP="005B3598">
      <w:pPr>
        <w:pStyle w:val="Caption"/>
        <w:keepNext/>
        <w:jc w:val="left"/>
        <w:rPr>
          <w:sz w:val="24"/>
          <w:szCs w:val="24"/>
        </w:rPr>
      </w:pPr>
    </w:p>
    <w:p w14:paraId="0D2BC518" w14:textId="791120A0" w:rsidR="005B3598" w:rsidRPr="00691C47" w:rsidRDefault="005B3598" w:rsidP="005B3598">
      <w:pPr>
        <w:pStyle w:val="Caption"/>
        <w:keepNext/>
        <w:jc w:val="left"/>
        <w:rPr>
          <w:sz w:val="24"/>
          <w:szCs w:val="24"/>
        </w:rPr>
      </w:pPr>
      <w:bookmarkStart w:id="126" w:name="_Ref259352211"/>
      <w:bookmarkStart w:id="127" w:name="_Toc462391965"/>
      <w:r w:rsidRPr="00691C47">
        <w:rPr>
          <w:sz w:val="24"/>
          <w:szCs w:val="24"/>
        </w:rPr>
        <w:t xml:space="preserve">Table </w:t>
      </w:r>
      <w:r w:rsidRPr="00691C47">
        <w:rPr>
          <w:sz w:val="24"/>
          <w:szCs w:val="24"/>
        </w:rPr>
        <w:fldChar w:fldCharType="begin"/>
      </w:r>
      <w:r w:rsidRPr="00691C47">
        <w:rPr>
          <w:sz w:val="24"/>
          <w:szCs w:val="24"/>
        </w:rPr>
        <w:instrText xml:space="preserve"> STYLEREF 1 \s </w:instrText>
      </w:r>
      <w:r w:rsidRPr="00691C47">
        <w:rPr>
          <w:sz w:val="24"/>
          <w:szCs w:val="24"/>
        </w:rPr>
        <w:fldChar w:fldCharType="separate"/>
      </w:r>
      <w:r w:rsidR="00DA1807">
        <w:rPr>
          <w:noProof/>
          <w:sz w:val="24"/>
          <w:szCs w:val="24"/>
        </w:rPr>
        <w:t>3</w:t>
      </w:r>
      <w:r w:rsidRPr="00691C47">
        <w:rPr>
          <w:noProof/>
          <w:sz w:val="24"/>
          <w:szCs w:val="24"/>
        </w:rPr>
        <w:fldChar w:fldCharType="end"/>
      </w:r>
      <w:r w:rsidRPr="00691C47">
        <w:rPr>
          <w:sz w:val="24"/>
          <w:szCs w:val="24"/>
        </w:rPr>
        <w:noBreakHyphen/>
      </w:r>
      <w:r w:rsidRPr="00691C47">
        <w:rPr>
          <w:sz w:val="24"/>
          <w:szCs w:val="24"/>
        </w:rPr>
        <w:fldChar w:fldCharType="begin"/>
      </w:r>
      <w:r w:rsidRPr="00691C47">
        <w:rPr>
          <w:sz w:val="24"/>
          <w:szCs w:val="24"/>
        </w:rPr>
        <w:instrText xml:space="preserve"> SEQ Table \* ARABIC \s 1 </w:instrText>
      </w:r>
      <w:r w:rsidRPr="00691C47">
        <w:rPr>
          <w:sz w:val="24"/>
          <w:szCs w:val="24"/>
        </w:rPr>
        <w:fldChar w:fldCharType="separate"/>
      </w:r>
      <w:r w:rsidR="00DA1807">
        <w:rPr>
          <w:noProof/>
          <w:sz w:val="24"/>
          <w:szCs w:val="24"/>
        </w:rPr>
        <w:t>1</w:t>
      </w:r>
      <w:r w:rsidRPr="00691C47">
        <w:rPr>
          <w:noProof/>
          <w:sz w:val="24"/>
          <w:szCs w:val="24"/>
        </w:rPr>
        <w:fldChar w:fldCharType="end"/>
      </w:r>
      <w:bookmarkEnd w:id="126"/>
      <w:r w:rsidRPr="00691C47">
        <w:rPr>
          <w:sz w:val="24"/>
          <w:szCs w:val="24"/>
        </w:rPr>
        <w:t xml:space="preserve"> Parameter Filters to determine the validity of segments for ATL11 estimates</w:t>
      </w:r>
      <w:bookmarkEnd w:id="127"/>
    </w:p>
    <w:tbl>
      <w:tblPr>
        <w:tblW w:w="8964" w:type="dxa"/>
        <w:tblInd w:w="154" w:type="dxa"/>
        <w:tblCellMar>
          <w:left w:w="0" w:type="dxa"/>
          <w:right w:w="0" w:type="dxa"/>
        </w:tblCellMar>
        <w:tblLook w:val="0420" w:firstRow="1" w:lastRow="0" w:firstColumn="0" w:lastColumn="0" w:noHBand="0" w:noVBand="1"/>
      </w:tblPr>
      <w:tblGrid>
        <w:gridCol w:w="3305"/>
        <w:gridCol w:w="5659"/>
      </w:tblGrid>
      <w:tr w:rsidR="005B3598" w:rsidRPr="00F20580" w14:paraId="7B4403BC" w14:textId="77777777" w:rsidTr="00251BB9">
        <w:trPr>
          <w:trHeight w:val="584"/>
        </w:trPr>
        <w:tc>
          <w:tcPr>
            <w:tcW w:w="33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334D5ED" w14:textId="77777777" w:rsidR="005B3598" w:rsidRPr="00F20580" w:rsidRDefault="005B3598" w:rsidP="00251BB9">
            <w:pPr>
              <w:pStyle w:val="TableText"/>
              <w:jc w:val="center"/>
              <w:rPr>
                <w:b/>
                <w:sz w:val="24"/>
              </w:rPr>
            </w:pPr>
            <w:r w:rsidRPr="00F20580">
              <w:rPr>
                <w:b/>
                <w:sz w:val="24"/>
              </w:rPr>
              <w:t>Segment parameter</w:t>
            </w:r>
          </w:p>
        </w:tc>
        <w:tc>
          <w:tcPr>
            <w:tcW w:w="56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CFFC561" w14:textId="77777777" w:rsidR="005B3598" w:rsidRPr="00C71D5E" w:rsidRDefault="005B3598" w:rsidP="00251BB9">
            <w:pPr>
              <w:pStyle w:val="TableText"/>
              <w:jc w:val="center"/>
              <w:rPr>
                <w:b/>
                <w:sz w:val="24"/>
              </w:rPr>
            </w:pPr>
            <w:r w:rsidRPr="00C71D5E">
              <w:rPr>
                <w:b/>
                <w:sz w:val="24"/>
              </w:rPr>
              <w:t>Filter strategy</w:t>
            </w:r>
          </w:p>
        </w:tc>
      </w:tr>
      <w:tr w:rsidR="005B3598" w:rsidRPr="00F20580" w14:paraId="5F5B31AB"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565A2C" w14:textId="28DA3E4B" w:rsidR="005B3598" w:rsidRPr="00691C47" w:rsidRDefault="005B3598" w:rsidP="00251BB9">
            <w:pPr>
              <w:pStyle w:val="TableText"/>
              <w:outlineLvl w:val="5"/>
              <w:rPr>
                <w:sz w:val="24"/>
              </w:rPr>
            </w:pPr>
            <w:r w:rsidRPr="000A3480">
              <w:rPr>
                <w:i/>
                <w:sz w:val="24"/>
              </w:rPr>
              <w:t>ATL06_quality_summary</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E1DD4" w14:textId="579481B3" w:rsidR="005B3598" w:rsidRDefault="005B3598" w:rsidP="00251BB9">
            <w:pPr>
              <w:pStyle w:val="TableText"/>
              <w:outlineLvl w:val="5"/>
              <w:rPr>
                <w:sz w:val="24"/>
              </w:rPr>
            </w:pPr>
            <w:r>
              <w:rPr>
                <w:i/>
                <w:sz w:val="24"/>
              </w:rPr>
              <w:t>ATL06_quality_summary =</w:t>
            </w:r>
            <w:r>
              <w:rPr>
                <w:sz w:val="24"/>
              </w:rPr>
              <w:t>0 (indicates high-quality segments)</w:t>
            </w:r>
          </w:p>
        </w:tc>
      </w:tr>
      <w:tr w:rsidR="005B3598" w:rsidRPr="00F20580" w14:paraId="318A2868"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EB3328" w14:textId="774085EE" w:rsidR="005B3598" w:rsidRPr="005918D7" w:rsidRDefault="005B3598" w:rsidP="00251BB9">
            <w:pPr>
              <w:pStyle w:val="TableText"/>
              <w:outlineLvl w:val="5"/>
              <w:rPr>
                <w:i/>
                <w:sz w:val="24"/>
              </w:rPr>
            </w:pPr>
            <w:proofErr w:type="spellStart"/>
            <w:r w:rsidRPr="005918D7">
              <w:rPr>
                <w:i/>
                <w:sz w:val="24"/>
              </w:rPr>
              <w:t>sigma_h_li</w:t>
            </w:r>
            <w:proofErr w:type="spellEnd"/>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163F60" w14:textId="71CB271F" w:rsidR="005B3598" w:rsidRDefault="005B3598" w:rsidP="00251BB9">
            <w:pPr>
              <w:pStyle w:val="TableText"/>
              <w:outlineLvl w:val="5"/>
              <w:rPr>
                <w:sz w:val="24"/>
              </w:rPr>
            </w:pPr>
            <w:proofErr w:type="spellStart"/>
            <w:r w:rsidRPr="005918D7">
              <w:rPr>
                <w:i/>
                <w:sz w:val="24"/>
              </w:rPr>
              <w:t>sigma_h_</w:t>
            </w:r>
            <w:proofErr w:type="gramStart"/>
            <w:r w:rsidRPr="005918D7">
              <w:rPr>
                <w:i/>
                <w:sz w:val="24"/>
              </w:rPr>
              <w:t>li</w:t>
            </w:r>
            <w:proofErr w:type="spellEnd"/>
            <w:r w:rsidRPr="00691C47">
              <w:rPr>
                <w:sz w:val="24"/>
              </w:rPr>
              <w:t xml:space="preserve">  &lt;</w:t>
            </w:r>
            <w:proofErr w:type="gramEnd"/>
            <w:r w:rsidRPr="00691C47">
              <w:rPr>
                <w:sz w:val="24"/>
              </w:rPr>
              <w:t xml:space="preserve"> 3 </w:t>
            </w:r>
            <w:r w:rsidR="005918D7">
              <w:rPr>
                <w:sz w:val="24"/>
              </w:rPr>
              <w:t xml:space="preserve">max(0.1, </w:t>
            </w:r>
            <w:r w:rsidRPr="00691C47">
              <w:rPr>
                <w:sz w:val="24"/>
              </w:rPr>
              <w:t>median(</w:t>
            </w:r>
            <w:proofErr w:type="spellStart"/>
            <w:r w:rsidRPr="005918D7">
              <w:rPr>
                <w:i/>
                <w:sz w:val="24"/>
              </w:rPr>
              <w:t>sigma_h_li</w:t>
            </w:r>
            <w:proofErr w:type="spellEnd"/>
            <w:r w:rsidRPr="00691C47">
              <w:rPr>
                <w:sz w:val="24"/>
              </w:rPr>
              <w:t>)</w:t>
            </w:r>
            <w:r w:rsidR="005918D7">
              <w:rPr>
                <w:sz w:val="24"/>
              </w:rPr>
              <w:t>)</w:t>
            </w:r>
          </w:p>
        </w:tc>
      </w:tr>
      <w:tr w:rsidR="005B3598" w:rsidRPr="00F20580" w14:paraId="22FCFA51"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5039E8" w14:textId="77777777" w:rsidR="005B3598" w:rsidRPr="00691C47" w:rsidRDefault="005B3598" w:rsidP="00251BB9">
            <w:pPr>
              <w:pStyle w:val="TableText"/>
              <w:outlineLvl w:val="5"/>
              <w:rPr>
                <w:sz w:val="24"/>
              </w:rPr>
            </w:pPr>
            <w:r w:rsidRPr="00691C47">
              <w:rPr>
                <w:sz w:val="24"/>
              </w:rPr>
              <w:t>Along-track slope</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CA67CD" w14:textId="0C393B8F" w:rsidR="005B3598" w:rsidRPr="00691C47" w:rsidRDefault="005B3598" w:rsidP="00251BB9">
            <w:pPr>
              <w:pStyle w:val="TableText"/>
              <w:outlineLvl w:val="5"/>
              <w:rPr>
                <w:sz w:val="24"/>
              </w:rPr>
            </w:pPr>
            <w:r>
              <w:rPr>
                <w:sz w:val="24"/>
              </w:rPr>
              <w:t>|</w:t>
            </w:r>
            <w:proofErr w:type="spellStart"/>
            <w:r w:rsidRPr="005918D7">
              <w:rPr>
                <w:i/>
                <w:sz w:val="24"/>
              </w:rPr>
              <w:t>r_slope_x</w:t>
            </w:r>
            <w:proofErr w:type="spellEnd"/>
            <w:r>
              <w:rPr>
                <w:sz w:val="24"/>
              </w:rPr>
              <w:t>|</w:t>
            </w:r>
            <w:r w:rsidRPr="00691C47">
              <w:rPr>
                <w:sz w:val="24"/>
              </w:rPr>
              <w:t xml:space="preserve">&lt; 3 </w:t>
            </w:r>
            <w:proofErr w:type="spellStart"/>
            <w:r w:rsidR="00965F48">
              <w:rPr>
                <w:i/>
                <w:sz w:val="24"/>
              </w:rPr>
              <w:t>slope_tolerance</w:t>
            </w:r>
            <w:r w:rsidRPr="005918D7">
              <w:rPr>
                <w:i/>
                <w:sz w:val="24"/>
              </w:rPr>
              <w:t>_x</w:t>
            </w:r>
            <w:proofErr w:type="spellEnd"/>
          </w:p>
        </w:tc>
      </w:tr>
      <w:tr w:rsidR="005B3598" w:rsidRPr="00F20580" w14:paraId="3008260E" w14:textId="77777777" w:rsidTr="00251BB9">
        <w:trPr>
          <w:trHeight w:val="277"/>
        </w:trPr>
        <w:tc>
          <w:tcPr>
            <w:tcW w:w="33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E1BBCE8" w14:textId="77777777" w:rsidR="005B3598" w:rsidRPr="00691C47" w:rsidRDefault="005B3598" w:rsidP="00251BB9">
            <w:pPr>
              <w:pStyle w:val="TableText"/>
              <w:outlineLvl w:val="5"/>
              <w:rPr>
                <w:sz w:val="24"/>
              </w:rPr>
            </w:pPr>
            <w:r w:rsidRPr="00691C47">
              <w:rPr>
                <w:sz w:val="24"/>
              </w:rPr>
              <w:t>Across-track slope</w:t>
            </w:r>
          </w:p>
        </w:tc>
        <w:tc>
          <w:tcPr>
            <w:tcW w:w="56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92AF50F" w14:textId="0409AA64" w:rsidR="005B3598" w:rsidRPr="00691C47" w:rsidRDefault="005B3598" w:rsidP="00251BB9">
            <w:pPr>
              <w:pStyle w:val="TableText"/>
              <w:outlineLvl w:val="5"/>
              <w:rPr>
                <w:sz w:val="24"/>
              </w:rPr>
            </w:pPr>
            <w:r>
              <w:rPr>
                <w:sz w:val="24"/>
              </w:rPr>
              <w:t>|</w:t>
            </w:r>
            <w:proofErr w:type="spellStart"/>
            <w:r w:rsidRPr="005918D7">
              <w:rPr>
                <w:i/>
                <w:sz w:val="24"/>
              </w:rPr>
              <w:t>r_slope_y</w:t>
            </w:r>
            <w:proofErr w:type="spellEnd"/>
            <w:r>
              <w:rPr>
                <w:sz w:val="24"/>
              </w:rPr>
              <w:t xml:space="preserve">| </w:t>
            </w:r>
            <w:r w:rsidRPr="00691C47">
              <w:rPr>
                <w:sz w:val="24"/>
              </w:rPr>
              <w:t xml:space="preserve">&lt; 3 </w:t>
            </w:r>
            <w:proofErr w:type="spellStart"/>
            <w:r w:rsidR="00965F48">
              <w:rPr>
                <w:i/>
                <w:sz w:val="24"/>
              </w:rPr>
              <w:t>slope_tolerance</w:t>
            </w:r>
            <w:r w:rsidRPr="005918D7">
              <w:rPr>
                <w:i/>
                <w:sz w:val="24"/>
              </w:rPr>
              <w:t>_y</w:t>
            </w:r>
            <w:proofErr w:type="spellEnd"/>
          </w:p>
        </w:tc>
      </w:tr>
      <w:tr w:rsidR="005B3598" w:rsidRPr="00F20580" w14:paraId="4D57E727" w14:textId="77777777" w:rsidTr="00251BB9">
        <w:trPr>
          <w:trHeight w:val="376"/>
        </w:trPr>
        <w:tc>
          <w:tcPr>
            <w:tcW w:w="33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543867" w14:textId="77777777" w:rsidR="005B3598" w:rsidRPr="00691C47" w:rsidRDefault="005B3598" w:rsidP="00251BB9">
            <w:pPr>
              <w:pStyle w:val="TableText"/>
              <w:rPr>
                <w:caps/>
                <w:sz w:val="24"/>
              </w:rPr>
            </w:pPr>
            <w:r w:rsidRPr="00691C47">
              <w:rPr>
                <w:sz w:val="24"/>
              </w:rPr>
              <w:t>Segment location</w:t>
            </w:r>
          </w:p>
        </w:tc>
        <w:tc>
          <w:tcPr>
            <w:tcW w:w="56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04AB3A" w14:textId="0D69369D" w:rsidR="005B3598" w:rsidRDefault="005B3598" w:rsidP="00251BB9">
            <w:pPr>
              <w:pStyle w:val="TableText"/>
              <w:rPr>
                <w:i/>
                <w:sz w:val="24"/>
              </w:rPr>
            </w:pPr>
            <w:r>
              <w:rPr>
                <w:i/>
                <w:sz w:val="24"/>
              </w:rPr>
              <w:t>|</w:t>
            </w:r>
            <w:r w:rsidR="005918D7" w:rsidRPr="005918D7">
              <w:rPr>
                <w:i/>
                <w:sz w:val="24"/>
              </w:rPr>
              <w:t>x_atc</w:t>
            </w:r>
            <w:r w:rsidRPr="005918D7">
              <w:rPr>
                <w:i/>
                <w:sz w:val="24"/>
              </w:rPr>
              <w:t>-x</w:t>
            </w:r>
            <w:r w:rsidRPr="005918D7">
              <w:rPr>
                <w:i/>
                <w:sz w:val="24"/>
                <w:vertAlign w:val="subscript"/>
              </w:rPr>
              <w:t>0</w:t>
            </w:r>
            <w:r>
              <w:rPr>
                <w:i/>
                <w:sz w:val="24"/>
              </w:rPr>
              <w:t xml:space="preserve">| &lt; </w:t>
            </w:r>
            <w:proofErr w:type="spellStart"/>
            <w:r>
              <w:rPr>
                <w:i/>
                <w:sz w:val="24"/>
              </w:rPr>
              <w:t>L_search_XT</w:t>
            </w:r>
            <w:proofErr w:type="spellEnd"/>
          </w:p>
          <w:p w14:paraId="42298173" w14:textId="23C04D75" w:rsidR="005B3598" w:rsidRPr="00174052" w:rsidRDefault="005B3598" w:rsidP="00251BB9">
            <w:pPr>
              <w:pStyle w:val="TableText"/>
              <w:rPr>
                <w:i/>
                <w:sz w:val="24"/>
              </w:rPr>
            </w:pPr>
            <w:r w:rsidRPr="009333D1">
              <w:rPr>
                <w:i/>
                <w:sz w:val="24"/>
                <w:vertAlign w:val="superscript"/>
              </w:rPr>
              <w:t xml:space="preserve"> </w:t>
            </w:r>
            <w:r>
              <w:rPr>
                <w:i/>
                <w:sz w:val="24"/>
              </w:rPr>
              <w:t>|</w:t>
            </w:r>
            <w:r w:rsidR="005918D7">
              <w:rPr>
                <w:i/>
                <w:sz w:val="24"/>
              </w:rPr>
              <w:t>y_atc</w:t>
            </w:r>
            <w:r w:rsidRPr="005918D7">
              <w:rPr>
                <w:i/>
                <w:sz w:val="24"/>
              </w:rPr>
              <w:t>-y</w:t>
            </w:r>
            <w:r w:rsidRPr="005918D7">
              <w:rPr>
                <w:i/>
                <w:sz w:val="24"/>
                <w:vertAlign w:val="subscript"/>
              </w:rPr>
              <w:t>0</w:t>
            </w:r>
            <w:r>
              <w:rPr>
                <w:i/>
                <w:sz w:val="24"/>
              </w:rPr>
              <w:t xml:space="preserve">| </w:t>
            </w:r>
            <w:r w:rsidRPr="009333D1">
              <w:rPr>
                <w:sz w:val="24"/>
              </w:rPr>
              <w:t>&lt;</w:t>
            </w:r>
            <w:r>
              <w:rPr>
                <w:sz w:val="24"/>
              </w:rPr>
              <w:t xml:space="preserve"> </w:t>
            </w:r>
            <w:proofErr w:type="spellStart"/>
            <w:r w:rsidRPr="00174052">
              <w:rPr>
                <w:i/>
                <w:sz w:val="24"/>
              </w:rPr>
              <w:t>L_search_AT</w:t>
            </w:r>
            <w:proofErr w:type="spellEnd"/>
          </w:p>
        </w:tc>
      </w:tr>
    </w:tbl>
    <w:p w14:paraId="432EC1BD" w14:textId="77777777" w:rsidR="005B3598" w:rsidRPr="005B3598" w:rsidRDefault="005B3598" w:rsidP="005B3598"/>
    <w:p w14:paraId="0CF234E9" w14:textId="3D42C95A" w:rsidR="000A3480" w:rsidRDefault="005B3598" w:rsidP="005B3598">
      <w:pPr>
        <w:pStyle w:val="Heading3"/>
      </w:pPr>
      <w:bookmarkStart w:id="128" w:name="_Toc497824330"/>
      <w:r>
        <w:t xml:space="preserve">Input data editing </w:t>
      </w:r>
      <w:r w:rsidR="000A3480">
        <w:t>by ATL06 parameters</w:t>
      </w:r>
      <w:bookmarkEnd w:id="128"/>
    </w:p>
    <w:p w14:paraId="7FD887C9" w14:textId="441B26E1" w:rsidR="005B3598" w:rsidRDefault="005B3598" w:rsidP="005B3598">
      <w:r>
        <w:t xml:space="preserve">We first check the </w:t>
      </w:r>
      <w:r w:rsidRPr="00517309">
        <w:rPr>
          <w:i/>
        </w:rPr>
        <w:t>ATL06_quality_summary</w:t>
      </w:r>
      <w:r>
        <w:t xml:space="preserve"> parameter.  Segments with nonzero values for this parameter are marked as invalid.  We next check the magnitude of </w:t>
      </w:r>
      <w:proofErr w:type="spellStart"/>
      <w:r w:rsidRPr="00427192">
        <w:rPr>
          <w:i/>
        </w:rPr>
        <w:t>sigma_h_li</w:t>
      </w:r>
      <w:proofErr w:type="spellEnd"/>
      <w:r>
        <w:t xml:space="preserve"> for each segment.  If this value is larger than three times the </w:t>
      </w:r>
      <w:r w:rsidR="00E1458E">
        <w:t xml:space="preserve">maximum of 0.1 m and the </w:t>
      </w:r>
      <w:r>
        <w:t xml:space="preserve">median </w:t>
      </w:r>
      <w:proofErr w:type="spellStart"/>
      <w:r w:rsidRPr="00427192">
        <w:rPr>
          <w:i/>
        </w:rPr>
        <w:t>sigma_h_li</w:t>
      </w:r>
      <w:proofErr w:type="spellEnd"/>
      <w:r>
        <w:t xml:space="preserve"> value for all segments for the current </w:t>
      </w:r>
      <w:r w:rsidR="00E17813">
        <w:t>fit center</w:t>
      </w:r>
      <w:r>
        <w:t>, it is marked as invalid.</w:t>
      </w:r>
    </w:p>
    <w:p w14:paraId="65BD86CA" w14:textId="7B85FB67" w:rsidR="007A4A3E" w:rsidRPr="002F2742" w:rsidRDefault="007A4A3E" w:rsidP="007A4A3E">
      <w:pPr>
        <w:pStyle w:val="Heading3"/>
      </w:pPr>
      <w:bookmarkStart w:id="129" w:name="_Ref456180504"/>
      <w:bookmarkStart w:id="130" w:name="_Toc497824331"/>
      <w:r w:rsidRPr="00672E72">
        <w:lastRenderedPageBreak/>
        <w:t>Input data editing</w:t>
      </w:r>
      <w:bookmarkEnd w:id="129"/>
      <w:r w:rsidR="009333D1">
        <w:t xml:space="preserve"> by slope</w:t>
      </w:r>
      <w:bookmarkEnd w:id="130"/>
      <w:r w:rsidR="005B3598">
        <w:t xml:space="preserve"> </w:t>
      </w:r>
    </w:p>
    <w:tbl>
      <w:tblPr>
        <w:tblStyle w:val="TableGrid"/>
        <w:tblpPr w:leftFromText="180" w:rightFromText="180" w:vertAnchor="text" w:horzAnchor="page" w:tblpX="1450" w:tblpY="208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483AAD" w:rsidRPr="00F20580" w14:paraId="4F25191B" w14:textId="77777777" w:rsidTr="00483AAD">
        <w:tc>
          <w:tcPr>
            <w:tcW w:w="7956" w:type="dxa"/>
            <w:vAlign w:val="center"/>
          </w:tcPr>
          <w:p w14:paraId="4D8EDF09" w14:textId="62F6B439" w:rsidR="00483AAD" w:rsidRPr="00F20580" w:rsidRDefault="00483AAD" w:rsidP="00965F48">
            <m:oMathPara>
              <m:oMathParaPr>
                <m:jc m:val="center"/>
              </m:oMathParaPr>
              <m:oMath>
                <m:r>
                  <w:rPr>
                    <w:rFonts w:ascii="Cambria Math" w:hAnsi="Cambria Math"/>
                  </w:rPr>
                  <m:t>slope_tolerance=</m:t>
                </m:r>
                <m:r>
                  <m:rPr>
                    <m:sty m:val="p"/>
                  </m:rPr>
                  <w:rPr>
                    <w:rFonts w:ascii="Cambria Math" w:hAnsi="Cambria Math"/>
                  </w:rPr>
                  <m:t>max⁡</m:t>
                </m:r>
                <m:r>
                  <w:rPr>
                    <w:rFonts w:ascii="Cambria Math" w:hAnsi="Cambria Math"/>
                  </w:rPr>
                  <m:t>(0.01, median</m:t>
                </m:r>
                <m:d>
                  <m:dPr>
                    <m:ctrlPr>
                      <w:rPr>
                        <w:rFonts w:ascii="Cambria Math" w:hAnsi="Cambria Math"/>
                        <w:i/>
                      </w:rPr>
                    </m:ctrlPr>
                  </m:dPr>
                  <m:e>
                    <m:r>
                      <w:rPr>
                        <w:rFonts w:ascii="Cambria Math" w:hAnsi="Cambria Math"/>
                      </w:rPr>
                      <m:t>slope error</m:t>
                    </m:r>
                  </m:e>
                </m:d>
                <m:r>
                  <w:rPr>
                    <w:rFonts w:ascii="Cambria Math" w:hAnsi="Cambria Math"/>
                  </w:rPr>
                  <m:t>, RDE</m:t>
                </m:r>
                <m:d>
                  <m:dPr>
                    <m:ctrlPr>
                      <w:rPr>
                        <w:rFonts w:ascii="Cambria Math" w:hAnsi="Cambria Math"/>
                        <w:i/>
                      </w:rPr>
                    </m:ctrlPr>
                  </m:dPr>
                  <m:e>
                    <m:r>
                      <w:rPr>
                        <w:rFonts w:ascii="Cambria Math" w:hAnsi="Cambria Math"/>
                      </w:rPr>
                      <m:t>segment slope residuals</m:t>
                    </m:r>
                  </m:e>
                </m:d>
                <m:r>
                  <w:rPr>
                    <w:rFonts w:ascii="Cambria Math" w:hAnsi="Cambria Math"/>
                  </w:rPr>
                  <m:t>)</m:t>
                </m:r>
              </m:oMath>
            </m:oMathPara>
          </w:p>
        </w:tc>
        <w:tc>
          <w:tcPr>
            <w:tcW w:w="1404" w:type="dxa"/>
          </w:tcPr>
          <w:p w14:paraId="7D0F4DB5" w14:textId="5C71DDA7" w:rsidR="00483AAD" w:rsidRPr="00F20580" w:rsidRDefault="00332069" w:rsidP="00483AAD">
            <w:fldSimple w:instr=" SEQ Eq \* MERGEFORMAT ">
              <w:r w:rsidR="00DA1807">
                <w:rPr>
                  <w:noProof/>
                </w:rPr>
                <w:t>1</w:t>
              </w:r>
            </w:fldSimple>
          </w:p>
        </w:tc>
      </w:tr>
    </w:tbl>
    <w:p w14:paraId="670A6043" w14:textId="2EA7CFC0" w:rsidR="00483AAD" w:rsidRDefault="005B3598">
      <w:r>
        <w:t>On the segments that remain</w:t>
      </w:r>
      <w:r w:rsidR="004009B2">
        <w:t xml:space="preserve">, we perform a linear regression between the </w:t>
      </w:r>
      <w:r w:rsidR="004009B2">
        <w:rPr>
          <w:i/>
        </w:rPr>
        <w:t>x</w:t>
      </w:r>
      <w:r w:rsidR="004009B2">
        <w:t xml:space="preserve"> slopes of the </w:t>
      </w:r>
      <w:r w:rsidR="00DB3A6D">
        <w:t xml:space="preserve">segments and their </w:t>
      </w:r>
      <w:proofErr w:type="gramStart"/>
      <w:r w:rsidR="006D765C">
        <w:rPr>
          <w:i/>
        </w:rPr>
        <w:t xml:space="preserve">x </w:t>
      </w:r>
      <w:r w:rsidR="006D765C">
        <w:t xml:space="preserve"> and</w:t>
      </w:r>
      <w:proofErr w:type="gramEnd"/>
      <w:r w:rsidR="006D765C">
        <w:t xml:space="preserve"> </w:t>
      </w:r>
      <w:r w:rsidR="006D765C">
        <w:rPr>
          <w:i/>
        </w:rPr>
        <w:t>y</w:t>
      </w:r>
      <w:r w:rsidR="006D765C">
        <w:t xml:space="preserve"> positions</w:t>
      </w:r>
      <w:r w:rsidR="00331835">
        <w:t xml:space="preserve">, </w:t>
      </w:r>
      <w:r w:rsidR="00DB3A6D">
        <w:t xml:space="preserve"> and a regression between the </w:t>
      </w:r>
      <w:r w:rsidR="00DB3A6D" w:rsidRPr="005B3598">
        <w:rPr>
          <w:i/>
        </w:rPr>
        <w:t>y</w:t>
      </w:r>
      <w:r w:rsidR="00DB3A6D">
        <w:t xml:space="preserve"> slopes of the pairs and</w:t>
      </w:r>
      <w:r w:rsidR="006D765C">
        <w:t xml:space="preserve"> </w:t>
      </w:r>
      <w:r>
        <w:t xml:space="preserve">the </w:t>
      </w:r>
      <w:r w:rsidR="006D765C">
        <w:t xml:space="preserve">pair-center </w:t>
      </w:r>
      <w:r w:rsidR="006D765C">
        <w:rPr>
          <w:i/>
        </w:rPr>
        <w:t>x</w:t>
      </w:r>
      <w:r w:rsidR="006D765C">
        <w:t xml:space="preserve"> and </w:t>
      </w:r>
      <w:r w:rsidR="006D765C">
        <w:rPr>
          <w:i/>
        </w:rPr>
        <w:t>y</w:t>
      </w:r>
      <w:r w:rsidR="006D765C">
        <w:t xml:space="preserve"> positions</w:t>
      </w:r>
      <w:r w:rsidR="00DB3A6D">
        <w:t>. For each pair</w:t>
      </w:r>
      <w:r w:rsidR="00965F48">
        <w:t>,</w:t>
      </w:r>
      <w:r w:rsidR="00DB3A6D">
        <w:t xml:space="preserve"> this </w:t>
      </w:r>
      <w:r>
        <w:t>yields</w:t>
      </w:r>
      <w:r w:rsidR="00DB3A6D">
        <w:t xml:space="preserve"> two </w:t>
      </w:r>
      <w:r w:rsidR="00DB3A6D">
        <w:rPr>
          <w:i/>
        </w:rPr>
        <w:t>x-</w:t>
      </w:r>
      <w:r w:rsidR="00DB3A6D">
        <w:t>slope r</w:t>
      </w:r>
      <w:r w:rsidR="00602B7C">
        <w:t>esiduals</w:t>
      </w:r>
      <w:r w:rsidR="00DB3A6D">
        <w:t xml:space="preserve"> and one y-slope residual.  </w:t>
      </w:r>
      <w:r w:rsidR="00483AAD">
        <w:t xml:space="preserve">For each slope component we compute a tolerance, </w:t>
      </w:r>
      <w:proofErr w:type="spellStart"/>
      <w:r w:rsidR="00965F48">
        <w:rPr>
          <w:i/>
        </w:rPr>
        <w:t>slope_tolerance</w:t>
      </w:r>
      <w:proofErr w:type="spellEnd"/>
      <w:r w:rsidR="00483AAD">
        <w:t>, that allows us to test for consistency between the slope values among segments:</w:t>
      </w:r>
    </w:p>
    <w:p w14:paraId="5B1973B2" w14:textId="77777777" w:rsidR="005B3598" w:rsidRDefault="005B3598"/>
    <w:p w14:paraId="4FCCE3E7" w14:textId="7AB161A0" w:rsidR="009333D1" w:rsidRPr="009333D1" w:rsidRDefault="00DB3A6D">
      <w:r w:rsidRPr="00DB3A6D">
        <w:t>A</w:t>
      </w:r>
      <w:r>
        <w:t xml:space="preserve"> pair is accepted if both </w:t>
      </w:r>
      <w:r w:rsidR="005918D7">
        <w:t xml:space="preserve">of </w:t>
      </w:r>
      <w:r>
        <w:t xml:space="preserve">its </w:t>
      </w:r>
      <w:r>
        <w:rPr>
          <w:i/>
        </w:rPr>
        <w:t>x</w:t>
      </w:r>
      <w:r>
        <w:t xml:space="preserve"> residuals are smaller than 3 </w:t>
      </w:r>
      <w:proofErr w:type="spellStart"/>
      <w:r>
        <w:rPr>
          <w:i/>
        </w:rPr>
        <w:t>slope_</w:t>
      </w:r>
      <w:r w:rsidR="00965F48">
        <w:rPr>
          <w:i/>
        </w:rPr>
        <w:t>tolerance</w:t>
      </w:r>
      <w:r>
        <w:rPr>
          <w:i/>
        </w:rPr>
        <w:t>_x</w:t>
      </w:r>
      <w:proofErr w:type="spellEnd"/>
      <w:r>
        <w:t xml:space="preserve"> and its </w:t>
      </w:r>
      <w:r w:rsidRPr="004864F2">
        <w:rPr>
          <w:i/>
        </w:rPr>
        <w:t>y</w:t>
      </w:r>
      <w:r>
        <w:t xml:space="preserve"> residual is smaller than 3 </w:t>
      </w:r>
      <w:proofErr w:type="spellStart"/>
      <w:r>
        <w:rPr>
          <w:i/>
        </w:rPr>
        <w:t>slope_</w:t>
      </w:r>
      <w:r w:rsidR="00965F48">
        <w:rPr>
          <w:i/>
        </w:rPr>
        <w:t>tolerance</w:t>
      </w:r>
      <w:r>
        <w:rPr>
          <w:i/>
        </w:rPr>
        <w:t>_y</w:t>
      </w:r>
      <w:proofErr w:type="spellEnd"/>
      <w:r w:rsidR="00C10DFC">
        <w:rPr>
          <w:i/>
        </w:rPr>
        <w:t>.</w:t>
      </w:r>
      <w:r w:rsidR="00C10DFC">
        <w:t xml:space="preserve"> </w:t>
      </w:r>
      <w:r w:rsidR="00483AAD">
        <w:t xml:space="preserve">Because rejecting outlier slopes may reduce </w:t>
      </w:r>
      <w:proofErr w:type="spellStart"/>
      <w:r w:rsidR="00483AAD">
        <w:rPr>
          <w:i/>
        </w:rPr>
        <w:t>slope_</w:t>
      </w:r>
      <w:r w:rsidR="00965F48">
        <w:rPr>
          <w:i/>
        </w:rPr>
        <w:t>tolerance</w:t>
      </w:r>
      <w:proofErr w:type="spellEnd"/>
      <w:r w:rsidR="00965F48">
        <w:rPr>
          <w:i/>
        </w:rPr>
        <w:t>,</w:t>
      </w:r>
      <w:r w:rsidR="00483AAD">
        <w:t xml:space="preserve"> t</w:t>
      </w:r>
      <w:r w:rsidR="00C10DFC" w:rsidRPr="00483AAD">
        <w:t>hese</w:t>
      </w:r>
      <w:r w:rsidR="00C10DFC">
        <w:t xml:space="preserve"> selection steps are repeated twice for the </w:t>
      </w:r>
      <w:r w:rsidR="00C10DFC">
        <w:rPr>
          <w:i/>
        </w:rPr>
        <w:t>y</w:t>
      </w:r>
      <w:r w:rsidR="00C10DFC">
        <w:t xml:space="preserve"> slope and twice for the </w:t>
      </w:r>
      <w:r w:rsidR="00C10DFC" w:rsidRPr="00C10DFC">
        <w:rPr>
          <w:i/>
        </w:rPr>
        <w:t>x</w:t>
      </w:r>
      <w:r w:rsidR="00C10DFC">
        <w:t xml:space="preserve"> slope, and </w:t>
      </w:r>
      <w:proofErr w:type="spellStart"/>
      <w:r w:rsidR="00C10DFC" w:rsidRPr="00C10DFC">
        <w:rPr>
          <w:i/>
        </w:rPr>
        <w:t>slo</w:t>
      </w:r>
      <w:r w:rsidR="00C10DFC">
        <w:rPr>
          <w:i/>
        </w:rPr>
        <w:t>pe_</w:t>
      </w:r>
      <w:r w:rsidR="00965F48">
        <w:rPr>
          <w:i/>
        </w:rPr>
        <w:t>tolerance</w:t>
      </w:r>
      <w:proofErr w:type="spellEnd"/>
      <w:r w:rsidR="00C10DFC">
        <w:t xml:space="preserve"> is recalculated after each iteration. </w:t>
      </w:r>
    </w:p>
    <w:p w14:paraId="6328549A" w14:textId="16213647" w:rsidR="004864F2" w:rsidRDefault="004864F2" w:rsidP="00B01F2D"/>
    <w:p w14:paraId="264CBC78" w14:textId="7121EAB0" w:rsidR="009333D1" w:rsidRDefault="009333D1" w:rsidP="00EB13F0">
      <w:pPr>
        <w:pStyle w:val="Heading3"/>
      </w:pPr>
      <w:bookmarkStart w:id="131" w:name="_Toc497824332"/>
      <w:r>
        <w:t>Spatial data editing</w:t>
      </w:r>
      <w:bookmarkEnd w:id="131"/>
    </w:p>
    <w:p w14:paraId="1DDBDD80" w14:textId="0021E4E2" w:rsidR="00B01F2D" w:rsidRPr="00E240B4" w:rsidRDefault="004864F2" w:rsidP="00B01F2D">
      <w:r w:rsidRPr="00F20580">
        <w:t xml:space="preserve">Because the assumption that ice-sheet surface can be approximated by a low-degree polynomial becomes untenable as data from larger and larger areas are included in the calculation, data from the smallest feasible area are used.  This area is chosen for each along-track point to include as many </w:t>
      </w:r>
      <w:r w:rsidR="009333D1">
        <w:t xml:space="preserve">valid </w:t>
      </w:r>
      <w:r w:rsidRPr="00F20580">
        <w:t xml:space="preserve">beam pairs as possible, while minimizing the across-track spread of points included in the fit. </w:t>
      </w:r>
      <w:r>
        <w:t xml:space="preserve"> </w:t>
      </w:r>
      <w:r w:rsidRPr="00F20580">
        <w:t xml:space="preserve">For each point along track, the center of this window </w:t>
      </w:r>
      <w:r w:rsidR="009333D1">
        <w:t>is</w:t>
      </w:r>
      <w:r w:rsidRPr="00F20580">
        <w:t xml:space="preserve"> chosen to include the maximum number of pairs</w:t>
      </w:r>
      <w:r w:rsidR="006152C3">
        <w:t>.</w:t>
      </w:r>
      <w:r>
        <w:t xml:space="preserve"> </w:t>
      </w:r>
      <w:r w:rsidR="00B01F2D" w:rsidRPr="00E460FE">
        <w:t xml:space="preserve">This offset is calculated by searching a range of offset values, </w:t>
      </w:r>
      <w:r w:rsidR="00B01F2D" w:rsidRPr="00AB3BEE">
        <w:rPr>
          <w:rFonts w:ascii="Symbol" w:hAnsi="Symbol"/>
        </w:rPr>
        <w:t></w:t>
      </w:r>
      <w:r w:rsidR="00F451A3">
        <w:rPr>
          <w:rFonts w:ascii="Symbol" w:hAnsi="Symbol"/>
        </w:rPr>
        <w:t></w:t>
      </w:r>
      <w:r w:rsidR="00F451A3">
        <w:t xml:space="preserve"> </w:t>
      </w:r>
      <w:r w:rsidR="006152C3">
        <w:t xml:space="preserve">around the </w:t>
      </w:r>
      <w:r w:rsidR="00E17813">
        <w:t>fit center</w:t>
      </w:r>
      <w:r w:rsidR="00B01F2D" w:rsidRPr="00C71D5E">
        <w:t xml:space="preserve"> to maximize the metric</w:t>
      </w:r>
      <w:r w:rsidR="009333D1">
        <w:t>:</w:t>
      </w:r>
      <w:ins w:id="132" w:author="Microsoft Office User" w:date="2018-03-27T12:05:00Z">
        <w:r w:rsidR="001161C3">
          <w:t xml:space="preserve">  </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3"/>
        <w:gridCol w:w="1093"/>
      </w:tblGrid>
      <w:tr w:rsidR="00B01F2D" w:rsidRPr="00F20580" w14:paraId="6A89BED4" w14:textId="77777777" w:rsidTr="00B01F2D">
        <w:tc>
          <w:tcPr>
            <w:tcW w:w="4435" w:type="dxa"/>
            <w:vAlign w:val="center"/>
          </w:tcPr>
          <w:p w14:paraId="16CD4282" w14:textId="03CE2FAE" w:rsidR="00B01F2D" w:rsidRPr="00F20580" w:rsidRDefault="00B01F2D" w:rsidP="00471A05">
            <m:oMathPara>
              <m:oMath>
                <m:r>
                  <w:rPr>
                    <w:rFonts w:ascii="Cambria Math" w:hAnsi="Cambria Math"/>
                  </w:rPr>
                  <m:t>M(δ)=</m:t>
                </m:r>
                <m:d>
                  <m:dPr>
                    <m:begChr m:val="["/>
                    <m:endChr m:val="]"/>
                    <m:ctrlPr>
                      <w:rPr>
                        <w:rFonts w:ascii="Cambria Math" w:hAnsi="Cambria Math"/>
                        <w:i/>
                      </w:rPr>
                    </m:ctrlPr>
                  </m:dPr>
                  <m:e>
                    <m:r>
                      <w:rPr>
                        <w:rFonts w:ascii="Cambria Math" w:hAnsi="Cambria Math"/>
                      </w:rPr>
                      <m:t xml:space="preserve">number of </m:t>
                    </m:r>
                    <w:ins w:id="133" w:author="Microsoft Office User" w:date="2018-03-27T14:17:00Z">
                      <m:r>
                        <w:rPr>
                          <w:rFonts w:ascii="Cambria Math" w:hAnsi="Cambria Math"/>
                        </w:rPr>
                        <m:t xml:space="preserve">distinct cycles with </m:t>
                      </m:r>
                    </w:ins>
                    <w:del w:id="134" w:author="Microsoft Office User" w:date="2018-03-27T14:17:00Z">
                      <m:r>
                        <w:rPr>
                          <w:rFonts w:ascii="Cambria Math" w:hAnsi="Cambria Math"/>
                        </w:rPr>
                        <m:t xml:space="preserve">unique </m:t>
                      </m:r>
                    </w:del>
                    <m:r>
                      <w:rPr>
                        <w:rFonts w:ascii="Cambria Math" w:hAnsi="Cambria Math"/>
                      </w:rPr>
                      <m:t>valid pairs entirely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number of </m:t>
                    </m:r>
                    <w:ins w:id="135" w:author="Microsoft Office User" w:date="2018-03-27T14:18:00Z">
                      <m:r>
                        <w:rPr>
                          <w:rFonts w:ascii="Cambria Math" w:hAnsi="Cambria Math"/>
                        </w:rPr>
                        <m:t>remaining</m:t>
                      </m:r>
                    </w:ins>
                    <w:ins w:id="136" w:author="Microsoft Office User" w:date="2018-03-27T14:17:00Z">
                      <m:r>
                        <w:rPr>
                          <w:rFonts w:ascii="Cambria Math" w:hAnsi="Cambria Math"/>
                        </w:rPr>
                        <m:t xml:space="preserve"> cycles with </m:t>
                      </m:r>
                    </w:ins>
                    <m:r>
                      <w:rPr>
                        <w:rFonts w:ascii="Cambria Math" w:hAnsi="Cambria Math"/>
                      </w:rPr>
                      <m:t>unpaired segments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/100</m:t>
                </m:r>
              </m:oMath>
            </m:oMathPara>
          </w:p>
        </w:tc>
        <w:tc>
          <w:tcPr>
            <w:tcW w:w="750" w:type="pct"/>
          </w:tcPr>
          <w:p w14:paraId="5B7D21E2" w14:textId="20560A87" w:rsidR="00B01F2D" w:rsidRPr="00F20580" w:rsidRDefault="00332069" w:rsidP="00B01F2D">
            <w:fldSimple w:instr=" SEQ Eq \* MERGEFORMAT ">
              <w:r w:rsidR="00DA1807">
                <w:rPr>
                  <w:noProof/>
                </w:rPr>
                <w:t>2</w:t>
              </w:r>
            </w:fldSimple>
          </w:p>
        </w:tc>
      </w:tr>
    </w:tbl>
    <w:p w14:paraId="729FF848" w14:textId="77464230" w:rsidR="009333D1" w:rsidRDefault="00B01F2D">
      <w:r w:rsidRPr="00F20580">
        <w:t xml:space="preserve">Maximizing this metric allows the maximum number of </w:t>
      </w:r>
      <w:ins w:id="137" w:author="Microsoft Office User" w:date="2018-03-27T14:19:00Z">
        <w:r w:rsidR="001161C3">
          <w:t xml:space="preserve">cycles with </w:t>
        </w:r>
      </w:ins>
      <w:r w:rsidRPr="00F20580">
        <w:t xml:space="preserve">pairs </w:t>
      </w:r>
      <w:del w:id="138" w:author="Microsoft Office User" w:date="2018-03-27T14:19:00Z">
        <w:r w:rsidRPr="00F20580" w:rsidDel="001161C3">
          <w:delText>with two</w:delText>
        </w:r>
      </w:del>
      <w:ins w:id="139" w:author="Microsoft Office User" w:date="2018-03-27T14:19:00Z">
        <w:r w:rsidR="001161C3">
          <w:t>of</w:t>
        </w:r>
      </w:ins>
      <w:r w:rsidRPr="00F20580">
        <w:t xml:space="preserve"> valid beams to be </w:t>
      </w:r>
      <w:r w:rsidR="009333D1">
        <w:t xml:space="preserve">included in the fit, while, as a second priority, maximizing the number of </w:t>
      </w:r>
      <w:ins w:id="140" w:author="Microsoft Office User" w:date="2018-03-27T14:20:00Z">
        <w:r w:rsidR="001161C3">
          <w:t xml:space="preserve">cycles with </w:t>
        </w:r>
      </w:ins>
      <w:r w:rsidR="009333D1">
        <w:t>segments included close to the center of the fit</w:t>
      </w:r>
      <w:r w:rsidRPr="00F20580">
        <w:t>.</w:t>
      </w:r>
      <w:r w:rsidR="00DA5985">
        <w:t xml:space="preserve">  </w:t>
      </w:r>
      <w:r w:rsidR="00067AD6">
        <w:t xml:space="preserve">If multiple values of </w:t>
      </w:r>
      <w:r w:rsidR="00067AD6" w:rsidRPr="00AB3BEE">
        <w:rPr>
          <w:rFonts w:ascii="Symbol" w:hAnsi="Symbol"/>
        </w:rPr>
        <w:t></w:t>
      </w:r>
      <w:r w:rsidR="00067AD6" w:rsidRPr="00AB3BEE">
        <w:rPr>
          <w:rFonts w:ascii="Symbol" w:hAnsi="Symbol"/>
        </w:rPr>
        <w:t></w:t>
      </w:r>
      <w:r w:rsidR="00067AD6">
        <w:t xml:space="preserve">have the same M value, the </w:t>
      </w:r>
      <w:ins w:id="141" w:author="Microsoft Office User" w:date="2018-03-27T14:20:00Z">
        <w:r w:rsidR="001161C3">
          <w:t xml:space="preserve">median of those </w:t>
        </w:r>
      </w:ins>
      <w:r w:rsidR="00067AD6" w:rsidRPr="00AB3BEE">
        <w:rPr>
          <w:rFonts w:ascii="Symbol" w:hAnsi="Symbol"/>
        </w:rPr>
        <w:t></w:t>
      </w:r>
      <w:r w:rsidR="00067AD6" w:rsidRPr="00AB3BEE">
        <w:rPr>
          <w:rFonts w:ascii="Symbol" w:hAnsi="Symbol"/>
        </w:rPr>
        <w:t></w:t>
      </w:r>
      <w:del w:id="142" w:author="Microsoft Office User" w:date="2018-03-27T14:20:00Z">
        <w:r w:rsidR="00067AD6" w:rsidDel="001161C3">
          <w:delText xml:space="preserve">with the minimum </w:delText>
        </w:r>
        <w:r w:rsidR="009333D1" w:rsidDel="001161C3">
          <w:delText>magnitude</w:delText>
        </w:r>
        <w:r w:rsidR="00067AD6" w:rsidDel="001161C3">
          <w:delText xml:space="preserve"> is </w:delText>
        </w:r>
      </w:del>
      <w:r w:rsidR="00067AD6">
        <w:t>chosen</w:t>
      </w:r>
      <w:ins w:id="143" w:author="Microsoft Office User" w:date="2018-03-27T14:20:00Z">
        <w:r w:rsidR="001161C3">
          <w:t xml:space="preserve"> as </w:t>
        </w:r>
        <w:proofErr w:type="spellStart"/>
        <w:r w:rsidR="001161C3">
          <w:t>y_ctr</w:t>
        </w:r>
      </w:ins>
      <w:proofErr w:type="spellEnd"/>
      <w:r w:rsidR="00067AD6">
        <w:t>.</w:t>
      </w:r>
      <w:del w:id="144" w:author="Microsoft Office User" w:date="2018-03-27T14:20:00Z">
        <w:r w:rsidR="009333D1" w:rsidDel="001161C3">
          <w:delText xml:space="preserve">  </w:delText>
        </w:r>
      </w:del>
    </w:p>
    <w:p w14:paraId="7AA87F61" w14:textId="4B52E45B" w:rsidR="004F3060" w:rsidRPr="00F20580" w:rsidRDefault="00C36F2C">
      <w:r>
        <w:t>We have chosen</w:t>
      </w:r>
      <w:r w:rsidR="006152C3">
        <w:t xml:space="preserve"> </w:t>
      </w:r>
      <w:proofErr w:type="spellStart"/>
      <w:r w:rsidR="006152C3" w:rsidRPr="006152C3">
        <w:rPr>
          <w:i/>
        </w:rPr>
        <w:t>L</w:t>
      </w:r>
      <w:r w:rsidR="006152C3" w:rsidRPr="006152C3">
        <w:rPr>
          <w:i/>
          <w:vertAlign w:val="subscript"/>
        </w:rPr>
        <w:t>search</w:t>
      </w:r>
      <w:proofErr w:type="spellEnd"/>
      <w:r w:rsidR="006152C3">
        <w:t xml:space="preserve"> so that</w:t>
      </w:r>
      <w:r w:rsidR="009333D1">
        <w:t>, f</w:t>
      </w:r>
      <w:r w:rsidR="009333D1" w:rsidRPr="00F20580">
        <w:t xml:space="preserve">or a Gaussian distribution of </w:t>
      </w:r>
      <w:proofErr w:type="spellStart"/>
      <w:r w:rsidR="009333D1" w:rsidRPr="00F20580">
        <w:t>across</w:t>
      </w:r>
      <w:proofErr w:type="spellEnd"/>
      <w:r w:rsidR="009333D1" w:rsidRPr="00F20580">
        <w:t>-track offsets with a stan</w:t>
      </w:r>
      <w:r w:rsidR="009333D1">
        <w:t xml:space="preserve">dard deviation of 45 m, </w:t>
      </w:r>
      <w:r w:rsidR="006152C3">
        <w:t xml:space="preserve">for </w:t>
      </w:r>
      <w:r w:rsidR="009333D1">
        <w:t>95</w:t>
      </w:r>
      <w:r w:rsidR="009333D1" w:rsidRPr="00F20580">
        <w:t xml:space="preserve">% </w:t>
      </w:r>
      <w:r w:rsidR="009333D1">
        <w:t xml:space="preserve">of all </w:t>
      </w:r>
      <w:r w:rsidR="00173C31">
        <w:t>RPTs</w:t>
      </w:r>
      <w:r w:rsidR="009333D1">
        <w:t xml:space="preserve"> in a </w:t>
      </w:r>
      <w:r w:rsidR="009333D1" w:rsidRPr="00F20580">
        <w:t>12-cycle mission</w:t>
      </w:r>
      <w:r w:rsidR="006152C3">
        <w:t>,</w:t>
      </w:r>
      <w:r w:rsidR="009333D1" w:rsidRPr="00F20580">
        <w:t xml:space="preserve"> </w:t>
      </w:r>
      <w:r w:rsidR="009333D1">
        <w:t xml:space="preserve">at least 10 repeats will </w:t>
      </w:r>
      <w:r w:rsidR="006152C3">
        <w:t xml:space="preserve">be </w:t>
      </w:r>
      <w:r w:rsidR="006152C3">
        <w:lastRenderedPageBreak/>
        <w:t>identified as valid.  Monte-Carlo calculations</w:t>
      </w:r>
      <w:r w:rsidR="00967AA6">
        <w:t xml:space="preserve"> based on this calculation give</w:t>
      </w:r>
      <w:r w:rsidR="006152C3">
        <w:t xml:space="preserve"> an </w:t>
      </w:r>
      <w:proofErr w:type="spellStart"/>
      <w:r w:rsidR="006152C3" w:rsidRPr="006152C3">
        <w:rPr>
          <w:i/>
        </w:rPr>
        <w:t>L</w:t>
      </w:r>
      <w:r w:rsidR="006152C3" w:rsidRPr="006152C3">
        <w:rPr>
          <w:i/>
          <w:vertAlign w:val="subscript"/>
        </w:rPr>
        <w:t>search</w:t>
      </w:r>
      <w:proofErr w:type="spellEnd"/>
      <w:r w:rsidR="004C4743">
        <w:t xml:space="preserve"> value of 110</w:t>
      </w:r>
      <w:r w:rsidR="006152C3">
        <w:t xml:space="preserve"> m.</w:t>
      </w:r>
      <w:r w:rsidR="009333D1">
        <w:t xml:space="preserve"> </w:t>
      </w:r>
      <w:r w:rsidR="009333D1" w:rsidRPr="00E460FE">
        <w:t xml:space="preserve">The across-track offset is then </w:t>
      </w:r>
      <w:r w:rsidR="009333D1">
        <w:t>selected</w:t>
      </w:r>
      <w:r w:rsidR="009333D1" w:rsidRPr="00E460FE">
        <w:t xml:space="preserve"> that allows the maximum number of pairs to be</w:t>
      </w:r>
      <w:r w:rsidR="006152C3">
        <w:t xml:space="preserve"> i</w:t>
      </w:r>
      <w:r w:rsidR="002232AE">
        <w:t xml:space="preserve">ncluded within a 2 </w:t>
      </w:r>
      <w:proofErr w:type="spellStart"/>
      <w:r w:rsidR="002232AE" w:rsidRPr="002232AE">
        <w:rPr>
          <w:i/>
        </w:rPr>
        <w:t>L</w:t>
      </w:r>
      <w:r w:rsidR="002232AE" w:rsidRPr="002232AE">
        <w:rPr>
          <w:i/>
          <w:vertAlign w:val="subscript"/>
        </w:rPr>
        <w:t>search</w:t>
      </w:r>
      <w:proofErr w:type="spellEnd"/>
      <w:r w:rsidR="006152C3">
        <w:t xml:space="preserve"> window</w:t>
      </w:r>
      <w:r w:rsidR="002232AE">
        <w:t>.   T</w:t>
      </w:r>
      <w:r w:rsidR="006152C3" w:rsidRPr="00F20580">
        <w:t xml:space="preserve">he location of the height-change measurement </w:t>
      </w:r>
      <w:r w:rsidR="006152C3">
        <w:t>is</w:t>
      </w:r>
      <w:r w:rsidR="006152C3" w:rsidRPr="00F20580">
        <w:t xml:space="preserve"> reported </w:t>
      </w:r>
      <w:r w:rsidR="006152C3">
        <w:t>as</w:t>
      </w:r>
      <w:r w:rsidR="006152C3" w:rsidRPr="00F20580">
        <w:t xml:space="preserve"> </w:t>
      </w:r>
      <w:ins w:id="145" w:author="Microsoft Office User" w:date="2018-03-27T14:31:00Z">
        <w:r w:rsidR="003C769C">
          <w:t>(</w:t>
        </w:r>
        <w:proofErr w:type="spellStart"/>
        <w:r w:rsidR="003C769C">
          <w:t>mean_pass_lat</w:t>
        </w:r>
        <w:proofErr w:type="spellEnd"/>
        <w:r w:rsidR="003C769C">
          <w:t xml:space="preserve">, </w:t>
        </w:r>
        <w:proofErr w:type="spellStart"/>
        <w:r w:rsidR="003C769C">
          <w:t>mean_pass_</w:t>
        </w:r>
        <w:proofErr w:type="gramStart"/>
        <w:r w:rsidR="003C769C">
          <w:t>lon</w:t>
        </w:r>
        <w:proofErr w:type="spellEnd"/>
        <w:r w:rsidR="003C769C">
          <w:t xml:space="preserve"> ?</w:t>
        </w:r>
        <w:proofErr w:type="gramEnd"/>
        <w:r w:rsidR="003C769C">
          <w:t xml:space="preserve">) </w:t>
        </w:r>
      </w:ins>
      <w:r w:rsidR="006152C3" w:rsidRPr="00DA5985">
        <w:rPr>
          <w:i/>
        </w:rPr>
        <w:t>lat</w:t>
      </w:r>
      <w:r w:rsidR="006152C3" w:rsidRPr="00DA5985">
        <w:rPr>
          <w:i/>
          <w:vertAlign w:val="subscript"/>
        </w:rPr>
        <w:t>0</w:t>
      </w:r>
      <w:r w:rsidR="006152C3" w:rsidRPr="00DA5985">
        <w:rPr>
          <w:i/>
        </w:rPr>
        <w:t>, lon</w:t>
      </w:r>
      <w:r w:rsidR="006152C3" w:rsidRPr="00DA5985">
        <w:rPr>
          <w:i/>
          <w:vertAlign w:val="subscript"/>
        </w:rPr>
        <w:t>0</w:t>
      </w:r>
      <w:r w:rsidR="006152C3" w:rsidRPr="00F20580">
        <w:t xml:space="preserve"> with corresponding local coordinates </w:t>
      </w:r>
      <w:r w:rsidR="006152C3" w:rsidRPr="00F20580">
        <w:rPr>
          <w:i/>
        </w:rPr>
        <w:t>x</w:t>
      </w:r>
      <w:r w:rsidR="006152C3" w:rsidRPr="00F20580">
        <w:rPr>
          <w:i/>
          <w:vertAlign w:val="subscript"/>
        </w:rPr>
        <w:t>0</w:t>
      </w:r>
      <w:r w:rsidR="006152C3" w:rsidRPr="00F20580">
        <w:rPr>
          <w:i/>
        </w:rPr>
        <w:t>, y</w:t>
      </w:r>
      <w:r w:rsidR="006152C3" w:rsidRPr="00F20580">
        <w:rPr>
          <w:i/>
          <w:vertAlign w:val="subscript"/>
        </w:rPr>
        <w:t>0</w:t>
      </w:r>
      <w:r w:rsidR="006152C3" w:rsidRPr="00F20580">
        <w:t>.</w:t>
      </w:r>
    </w:p>
    <w:p w14:paraId="430B7156" w14:textId="56992BB7" w:rsidR="007A4A3E" w:rsidRPr="00672E72" w:rsidRDefault="007A4A3E" w:rsidP="00672E72">
      <w:pPr>
        <w:pStyle w:val="Heading2"/>
        <w:rPr>
          <w:rFonts w:cs="Times New Roman"/>
        </w:rPr>
      </w:pPr>
      <w:bookmarkStart w:id="146" w:name="_Toc497824333"/>
      <w:r w:rsidRPr="00672E72">
        <w:rPr>
          <w:rFonts w:cs="Times New Roman"/>
        </w:rPr>
        <w:t xml:space="preserve">Reference-shape </w:t>
      </w:r>
      <w:r w:rsidR="006E5226" w:rsidRPr="00672E72">
        <w:rPr>
          <w:rFonts w:cs="Times New Roman"/>
        </w:rPr>
        <w:t>C</w:t>
      </w:r>
      <w:r w:rsidRPr="00672E72">
        <w:rPr>
          <w:rFonts w:cs="Times New Roman"/>
        </w:rPr>
        <w:t>orrection</w:t>
      </w:r>
      <w:bookmarkEnd w:id="146"/>
    </w:p>
    <w:p w14:paraId="23E45483" w14:textId="3D5476B3" w:rsidR="004F3060" w:rsidRDefault="00EB13F0" w:rsidP="008A44E6">
      <w:r>
        <w:t xml:space="preserve">The reference shape correction is based on the pairs selected in </w:t>
      </w:r>
      <w:r>
        <w:fldChar w:fldCharType="begin"/>
      </w:r>
      <w:r>
        <w:instrText xml:space="preserve"> REF _Ref491108970 \r \h </w:instrText>
      </w:r>
      <w:r>
        <w:fldChar w:fldCharType="separate"/>
      </w:r>
      <w:r w:rsidR="00DA1807">
        <w:t>3.2</w:t>
      </w:r>
      <w:r>
        <w:fldChar w:fldCharType="end"/>
      </w:r>
      <w:r w:rsidR="004F3060" w:rsidRPr="00E460FE">
        <w:t>.</w:t>
      </w:r>
    </w:p>
    <w:p w14:paraId="700074F0" w14:textId="098AE522" w:rsidR="007A4A3E" w:rsidRPr="00F20580" w:rsidRDefault="00DA5985" w:rsidP="008A44E6">
      <w:r>
        <w:t>Once the segments</w:t>
      </w:r>
      <w:r w:rsidR="007A4A3E" w:rsidRPr="00F20580">
        <w:t xml:space="preserve"> for the reference surface calculation have been selected, the reference surface and their residuals </w:t>
      </w:r>
      <w:r w:rsidR="0070710A" w:rsidRPr="00C71D5E">
        <w:t xml:space="preserve">from </w:t>
      </w:r>
      <w:r w:rsidR="007A4A3E" w:rsidRPr="00C71D5E">
        <w:t xml:space="preserve">that surface are calculated using a least-squares inversion.  This inversion solves for </w:t>
      </w:r>
      <w:r w:rsidR="007A4A3E" w:rsidRPr="00E240B4">
        <w:t xml:space="preserve">a reference surface and a set of </w:t>
      </w:r>
      <w:r w:rsidR="006B774B" w:rsidRPr="00E240B4">
        <w:t>height</w:t>
      </w:r>
      <w:r w:rsidR="007A4A3E" w:rsidRPr="00E240B4">
        <w:t xml:space="preserve">-difference values relative to the first epoch in the time series.  The </w:t>
      </w:r>
      <w:r w:rsidR="009B294C" w:rsidRPr="002D3B43">
        <w:t>polynomial surface shape matrix, S, describ</w:t>
      </w:r>
      <w:r>
        <w:t>es the functional basis for the spatial part of the</w:t>
      </w:r>
      <w:r w:rsidR="009B294C" w:rsidRPr="002D3B43">
        <w:t xml:space="preserve"> inversion</w:t>
      </w:r>
      <w:r>
        <w:t>:</w:t>
      </w:r>
      <w:r w:rsidR="007A4A3E" w:rsidRPr="00236FD9">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64C59862" w14:textId="77777777" w:rsidTr="007A4A3E">
        <w:tc>
          <w:tcPr>
            <w:tcW w:w="4435" w:type="dxa"/>
            <w:vAlign w:val="center"/>
          </w:tcPr>
          <w:p w14:paraId="5C931731" w14:textId="38088239" w:rsidR="007A4A3E" w:rsidRPr="00F20580" w:rsidRDefault="0050052E" w:rsidP="00073272">
            <m:oMathPara>
              <m:oMath>
                <m:r>
                  <m:rPr>
                    <m:sty m:val="b"/>
                  </m:rPr>
                  <w:rPr>
                    <w:rFonts w:ascii="Cambria Math" w:hAnsi="Cambria Math"/>
                  </w:rPr>
                  <m:t>S</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p</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q</m:t>
                        </m:r>
                      </m:sup>
                    </m:sSup>
                  </m:e>
                </m:d>
              </m:oMath>
            </m:oMathPara>
          </w:p>
        </w:tc>
        <w:tc>
          <w:tcPr>
            <w:tcW w:w="750" w:type="pct"/>
          </w:tcPr>
          <w:p w14:paraId="11EDA452" w14:textId="651BC005" w:rsidR="007A4A3E" w:rsidRPr="00F20580" w:rsidRDefault="00332069" w:rsidP="007A4A3E">
            <w:pPr>
              <w:tabs>
                <w:tab w:val="left" w:pos="1197"/>
              </w:tabs>
            </w:pPr>
            <w:fldSimple w:instr=" SEQ Eq \* MERGEFORMAT ">
              <w:r w:rsidR="00DA1807">
                <w:rPr>
                  <w:noProof/>
                </w:rPr>
                <w:t>3</w:t>
              </w:r>
            </w:fldSimple>
          </w:p>
        </w:tc>
      </w:tr>
    </w:tbl>
    <w:p w14:paraId="0B73C318" w14:textId="20DDAD18" w:rsidR="007A4A3E" w:rsidRPr="00B859C4" w:rsidRDefault="00DA5985" w:rsidP="007A4A3E">
      <w:r w:rsidRPr="005918D7">
        <w:rPr>
          <w:b/>
        </w:rPr>
        <w:t>S</w:t>
      </w:r>
      <w:r>
        <w:t xml:space="preserve"> has one</w:t>
      </w:r>
      <w:r w:rsidR="002A2AC1">
        <w:t xml:space="preserve"> column for each combination of</w:t>
      </w:r>
      <w:r w:rsidR="007A4A3E" w:rsidRPr="00F20580">
        <w:t xml:space="preserve"> </w:t>
      </w:r>
      <w:r w:rsidR="007A4A3E" w:rsidRPr="00F20580">
        <w:rPr>
          <w:i/>
        </w:rPr>
        <w:t>p</w:t>
      </w:r>
      <w:r w:rsidR="007A4A3E" w:rsidRPr="00F20580">
        <w:t xml:space="preserve"> and </w:t>
      </w:r>
      <w:r w:rsidR="007A4A3E" w:rsidRPr="00F20580">
        <w:rPr>
          <w:i/>
        </w:rPr>
        <w:t>q</w:t>
      </w:r>
      <w:r w:rsidR="007A4A3E" w:rsidRPr="00F20580">
        <w:t xml:space="preserve"> between zero and the d</w:t>
      </w:r>
      <w:r w:rsidR="00A47C24">
        <w:t>egree of the surface polynomial in each dimension,</w:t>
      </w:r>
      <w:r>
        <w:t xml:space="preserve"> but does not include a </w:t>
      </w:r>
      <w:r>
        <w:rPr>
          <w:i/>
        </w:rPr>
        <w:t>p=q=0</w:t>
      </w:r>
      <w:r>
        <w:t xml:space="preserve"> term.</w:t>
      </w:r>
      <w:r w:rsidR="00B859C4">
        <w:t xml:space="preserve">  The scaling factor, </w:t>
      </w:r>
      <w:r w:rsidR="00B859C4" w:rsidRPr="00B859C4">
        <w:rPr>
          <w:i/>
        </w:rPr>
        <w:t>l</w:t>
      </w:r>
      <w:r w:rsidR="00B859C4" w:rsidRPr="00B859C4">
        <w:rPr>
          <w:i/>
          <w:vertAlign w:val="subscript"/>
        </w:rPr>
        <w:t>0</w:t>
      </w:r>
      <w:r w:rsidR="00B859C4">
        <w:rPr>
          <w:i/>
        </w:rPr>
        <w:t xml:space="preserve">, </w:t>
      </w:r>
      <w:r w:rsidR="00B859C4">
        <w:t xml:space="preserve">ensures that the components of S are on the order of 1, which improves the numerical accuracy of the computation.  We set </w:t>
      </w:r>
      <w:r w:rsidR="00B859C4" w:rsidRPr="00B859C4">
        <w:rPr>
          <w:i/>
        </w:rPr>
        <w:t>l</w:t>
      </w:r>
      <w:r w:rsidR="00B859C4" w:rsidRPr="00B859C4">
        <w:rPr>
          <w:i/>
          <w:vertAlign w:val="subscript"/>
        </w:rPr>
        <w:t>0</w:t>
      </w:r>
      <w:r w:rsidR="00B859C4">
        <w:t>=100 m, to approximately match the intra-pair beam spacing.</w:t>
      </w:r>
    </w:p>
    <w:p w14:paraId="03422F59" w14:textId="1F1D759C" w:rsidR="007A4A3E" w:rsidRPr="00F20580" w:rsidRDefault="007A4A3E" w:rsidP="007A4A3E">
      <w:r w:rsidRPr="00F20580">
        <w:t xml:space="preserve">The </w:t>
      </w:r>
      <w:r w:rsidR="006B774B" w:rsidRPr="00F20580">
        <w:t>height</w:t>
      </w:r>
      <w:r w:rsidRPr="00F20580">
        <w:t>-change component of the inver</w:t>
      </w:r>
      <w:r w:rsidR="00067AD6">
        <w:t>sion is calculated us</w:t>
      </w:r>
      <w:r w:rsidR="005918D7">
        <w:t xml:space="preserve">ing a </w:t>
      </w:r>
      <w:r w:rsidRPr="00F20580">
        <w:t>matrix</w:t>
      </w:r>
      <w:r w:rsidR="005918D7">
        <w:t xml:space="preserve"> that encodes the repeat structure of the data</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7A16A6E2" w14:textId="77777777" w:rsidTr="007A4A3E">
        <w:tc>
          <w:tcPr>
            <w:tcW w:w="8140" w:type="dxa"/>
            <w:vAlign w:val="center"/>
          </w:tcPr>
          <w:p w14:paraId="1D1F14F1" w14:textId="1747C526" w:rsidR="007A4A3E" w:rsidRPr="00F20580" w:rsidRDefault="00067AD6" w:rsidP="007A4A3E">
            <m:oMathPara>
              <m:oMath>
                <m:r>
                  <m:rPr>
                    <m:sty m:val="b"/>
                  </m:rPr>
                  <w:rPr>
                    <w:rFonts w:ascii="Cambria Math" w:hAnsi="Cambria Math"/>
                  </w:rPr>
                  <m:t>D</m:t>
                </m:r>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 xml:space="preserve"> δ</m:t>
                </m:r>
                <m:d>
                  <m:dPr>
                    <m:ctrlPr>
                      <w:rPr>
                        <w:rFonts w:ascii="Cambria Math" w:hAnsi="Cambria Math"/>
                        <w:i/>
                      </w:rPr>
                    </m:ctrlPr>
                  </m:dPr>
                  <m:e>
                    <m:r>
                      <w:rPr>
                        <w:rFonts w:ascii="Cambria Math" w:hAnsi="Cambria Math"/>
                      </w:rPr>
                      <m:t>i,2</m:t>
                    </m:r>
                  </m:e>
                </m:d>
                <m:r>
                  <w:rPr>
                    <w:rFonts w:ascii="Cambria Math" w:hAnsi="Cambria Math"/>
                  </w:rPr>
                  <m:t xml:space="preserve">   … δ</m:t>
                </m:r>
                <m:d>
                  <m:dPr>
                    <m:ctrlPr>
                      <w:rPr>
                        <w:rFonts w:ascii="Cambria Math" w:hAnsi="Cambria Math"/>
                        <w:i/>
                      </w:rPr>
                    </m:ctrlPr>
                  </m:dPr>
                  <m:e>
                    <m:r>
                      <w:rPr>
                        <w:rFonts w:ascii="Cambria Math" w:hAnsi="Cambria Math"/>
                      </w:rPr>
                      <m:t>i,N</m:t>
                    </m:r>
                  </m:e>
                </m:d>
                <m:r>
                  <w:rPr>
                    <w:rFonts w:ascii="Cambria Math" w:hAnsi="Cambria Math"/>
                  </w:rPr>
                  <m:t xml:space="preserve"> ]</m:t>
                </m:r>
              </m:oMath>
            </m:oMathPara>
          </w:p>
        </w:tc>
        <w:tc>
          <w:tcPr>
            <w:tcW w:w="1436" w:type="dxa"/>
          </w:tcPr>
          <w:p w14:paraId="4C733074" w14:textId="18E8138F" w:rsidR="007A4A3E" w:rsidRPr="00F20580" w:rsidRDefault="00332069" w:rsidP="007A4A3E">
            <w:pPr>
              <w:tabs>
                <w:tab w:val="left" w:pos="1197"/>
              </w:tabs>
            </w:pPr>
            <w:fldSimple w:instr=" SEQ Eq \* MERGEFORMAT ">
              <w:r w:rsidR="00DA1807">
                <w:rPr>
                  <w:noProof/>
                </w:rPr>
                <w:t>4</w:t>
              </w:r>
            </w:fldSimple>
          </w:p>
        </w:tc>
      </w:tr>
    </w:tbl>
    <w:p w14:paraId="5B2AC388" w14:textId="04EC1568" w:rsidR="007A4A3E" w:rsidRPr="00F20580" w:rsidRDefault="009B294C" w:rsidP="007A4A3E">
      <w:r w:rsidRPr="00F20580">
        <w:t>Here</w:t>
      </w:r>
      <w:r w:rsidR="007A4A3E" w:rsidRPr="00F20580">
        <w:t xml:space="preserve"> </w:t>
      </w:r>
      <w:r w:rsidR="007A4A3E" w:rsidRPr="00F20580">
        <w:rPr>
          <w:rFonts w:ascii="Cambria Math" w:hAnsi="Cambria Math" w:cs="Cambria Math"/>
        </w:rPr>
        <w:t>𝛿</w:t>
      </w:r>
      <w:r w:rsidR="007A4A3E" w:rsidRPr="00F20580">
        <w:t xml:space="preserve"> is the delta function, equal to 1 when its arguments are equal, zero otherwise, and </w:t>
      </w:r>
      <w:proofErr w:type="spellStart"/>
      <w:r w:rsidR="007A4A3E" w:rsidRPr="00BC13E5">
        <w:rPr>
          <w:i/>
        </w:rPr>
        <w:t>i</w:t>
      </w:r>
      <w:proofErr w:type="spellEnd"/>
      <w:r w:rsidR="007A4A3E" w:rsidRPr="00F20580">
        <w:t xml:space="preserve"> is an index that increments by one for each distinct </w:t>
      </w:r>
      <w:r w:rsidR="00B93F37" w:rsidRPr="00F20580">
        <w:t xml:space="preserve">repeat </w:t>
      </w:r>
      <w:r w:rsidR="007A4A3E" w:rsidRPr="00F20580">
        <w:t xml:space="preserve">of the satellite over the </w:t>
      </w:r>
      <w:r w:rsidR="00E17813">
        <w:t>fit center</w:t>
      </w:r>
      <w:r w:rsidR="00BC13E5">
        <w:t>.</w:t>
      </w:r>
    </w:p>
    <w:p w14:paraId="4DA5D333" w14:textId="01CCF2F9" w:rsidR="00D66091" w:rsidRPr="00F20580" w:rsidRDefault="00D66091" w:rsidP="008A44E6">
      <w:r w:rsidRPr="00F20580">
        <w:t>A third matrix describes the linear rate of change in the surface slope</w:t>
      </w:r>
      <w:r w:rsidR="008A44E6">
        <w:t xml:space="preserve"> over the course of the mission:</w:t>
      </w:r>
      <w:r w:rsidRPr="00F20580">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D66091" w:rsidRPr="00F20580" w14:paraId="3D0608B3" w14:textId="77777777" w:rsidTr="00D66091">
        <w:tc>
          <w:tcPr>
            <w:tcW w:w="4435" w:type="dxa"/>
            <w:vAlign w:val="center"/>
          </w:tcPr>
          <w:p w14:paraId="6DA41B2C" w14:textId="2817B92C" w:rsidR="00D66091" w:rsidRPr="00F20580" w:rsidRDefault="00332069" w:rsidP="00D66091">
            <w:pPr>
              <w:tabs>
                <w:tab w:val="left" w:pos="3522"/>
              </w:tabs>
            </w:pPr>
            <m:oMathPara>
              <m:oMath>
                <m:sSub>
                  <m:sSubPr>
                    <m:ctrlPr>
                      <w:rPr>
                        <w:rFonts w:ascii="Cambria Math" w:hAnsi="Cambria Math"/>
                        <w:i/>
                      </w:rPr>
                    </m:ctrlPr>
                  </m:sSubPr>
                  <m:e>
                    <m:r>
                      <m:rPr>
                        <m:sty m:val="b"/>
                      </m:rP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e>
                </m:d>
              </m:oMath>
            </m:oMathPara>
          </w:p>
        </w:tc>
        <w:tc>
          <w:tcPr>
            <w:tcW w:w="750" w:type="pct"/>
            <w:vAlign w:val="center"/>
          </w:tcPr>
          <w:p w14:paraId="4BB36A69" w14:textId="1CBD6033" w:rsidR="00D66091" w:rsidRPr="00F20580" w:rsidRDefault="00332069" w:rsidP="00D66091">
            <w:pPr>
              <w:tabs>
                <w:tab w:val="left" w:pos="1197"/>
              </w:tabs>
            </w:pPr>
            <w:fldSimple w:instr=" SEQ Eq \* MERGEFORMAT ">
              <w:r w:rsidR="00DA1807">
                <w:rPr>
                  <w:noProof/>
                </w:rPr>
                <w:t>5</w:t>
              </w:r>
            </w:fldSimple>
          </w:p>
        </w:tc>
      </w:tr>
    </w:tbl>
    <w:p w14:paraId="77CAD11C" w14:textId="34E7EBFB" w:rsidR="00D66091" w:rsidRPr="00F20580" w:rsidRDefault="008A44E6" w:rsidP="007A4A3E">
      <w:r>
        <w:t xml:space="preserve">Here </w:t>
      </w:r>
      <w:r w:rsidR="00D66091" w:rsidRPr="00F20580">
        <w:rPr>
          <w:i/>
        </w:rPr>
        <w:t>t</w:t>
      </w:r>
      <w:r w:rsidR="00D66091" w:rsidRPr="00F20580">
        <w:rPr>
          <w:i/>
          <w:vertAlign w:val="subscript"/>
        </w:rPr>
        <w:t>0</w:t>
      </w:r>
      <w:r w:rsidR="00D66091" w:rsidRPr="00F20580">
        <w:t xml:space="preserve"> is equal to the mid-point of the mission at the time that ATL11 is generated, </w:t>
      </w:r>
      <w:r w:rsidR="009B294C" w:rsidRPr="00F20580">
        <w:t>halfway</w:t>
      </w:r>
      <w:r w:rsidR="00D66091" w:rsidRPr="00F20580">
        <w:t xml:space="preserve"> between </w:t>
      </w:r>
      <w:r>
        <w:t>start of the mission</w:t>
      </w:r>
      <w:r w:rsidR="00D66091" w:rsidRPr="00F20580">
        <w:t xml:space="preserve"> </w:t>
      </w:r>
      <w:r w:rsidR="00A83464" w:rsidRPr="00F20580">
        <w:t>and either the end of the mission or the processing time</w:t>
      </w:r>
      <w:r w:rsidR="00D66091" w:rsidRPr="00F20580">
        <w:t>.  This implies that on average</w:t>
      </w:r>
      <w:r w:rsidR="00D66091" w:rsidRPr="005918D7">
        <w:t>, (</w:t>
      </w:r>
      <w:r w:rsidR="00D66091" w:rsidRPr="005918D7">
        <w:rPr>
          <w:i/>
        </w:rPr>
        <w:t>t-t</w:t>
      </w:r>
      <w:r w:rsidR="00D66091" w:rsidRPr="005918D7">
        <w:rPr>
          <w:i/>
          <w:vertAlign w:val="subscript"/>
        </w:rPr>
        <w:t>0</w:t>
      </w:r>
      <w:r w:rsidR="00D66091" w:rsidRPr="005918D7">
        <w:t>)</w:t>
      </w:r>
      <w:r w:rsidR="00D66091" w:rsidRPr="00F20580">
        <w:t xml:space="preserve"> will have a zero mean. </w:t>
      </w:r>
      <w:r w:rsidR="00B859C4">
        <w:t xml:space="preserve">The time-scaling factor, </w:t>
      </w:r>
      <w:r w:rsidR="00B859C4">
        <w:sym w:font="Symbol" w:char="F074"/>
      </w:r>
      <w:r w:rsidR="00B859C4">
        <w:t xml:space="preserve">, is </w:t>
      </w:r>
      <w:del w:id="147" w:author="Microsoft Office User" w:date="2018-03-27T14:54:00Z">
        <w:r w:rsidR="00B859C4" w:rsidDel="00852E84">
          <w:delText xml:space="preserve">set </w:delText>
        </w:r>
      </w:del>
      <w:r w:rsidR="00B859C4">
        <w:t>equal to one year</w:t>
      </w:r>
      <w:ins w:id="148" w:author="Microsoft Office User" w:date="2018-03-27T14:53:00Z">
        <w:r w:rsidR="00852E84">
          <w:t>, in seconds (86400*365.25)</w:t>
        </w:r>
      </w:ins>
      <w:r w:rsidR="00B859C4">
        <w:t>.</w:t>
      </w:r>
    </w:p>
    <w:p w14:paraId="4C9F6692" w14:textId="038DEB66" w:rsidR="00143094" w:rsidRDefault="007A4A3E" w:rsidP="00143094">
      <w:r w:rsidRPr="00F20580">
        <w:t>The surface shape</w:t>
      </w:r>
      <w:r w:rsidR="00D66091" w:rsidRPr="00F20580">
        <w:t>, slope change,</w:t>
      </w:r>
      <w:r w:rsidRPr="00F20580">
        <w:t xml:space="preserve"> and </w:t>
      </w:r>
      <w:r w:rsidR="006B774B" w:rsidRPr="00F20580">
        <w:t>height</w:t>
      </w:r>
      <w:r w:rsidRPr="00F20580">
        <w:t xml:space="preserve"> time series are estimated by forming a composite design matrix, </w:t>
      </w:r>
      <w:r w:rsidRPr="00F20580">
        <w:rPr>
          <w:b/>
        </w:rPr>
        <w:t>G</w:t>
      </w:r>
      <w:r w:rsidRPr="00F20580">
        <w:t xml:space="preserve">, where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143094" w14:paraId="4EBB32C0" w14:textId="77777777" w:rsidTr="00BF4F29">
        <w:tc>
          <w:tcPr>
            <w:tcW w:w="4435" w:type="dxa"/>
            <w:vAlign w:val="center"/>
          </w:tcPr>
          <w:p w14:paraId="781CCA68" w14:textId="77777777" w:rsidR="00143094" w:rsidRDefault="00143094" w:rsidP="00143094">
            <w:r w:rsidRPr="00F20580">
              <w:rPr>
                <w:b/>
              </w:rPr>
              <w:t>G</w:t>
            </w:r>
            <w:proofErr w:type="gramStart"/>
            <w:r w:rsidRPr="00F20580">
              <w:t>=[</w:t>
            </w:r>
            <w:proofErr w:type="gramEnd"/>
            <w:r w:rsidRPr="00F20580">
              <w:rPr>
                <w:b/>
              </w:rPr>
              <w:t>S S</w:t>
            </w:r>
            <w:r w:rsidRPr="00F20580">
              <w:rPr>
                <w:vertAlign w:val="subscript"/>
              </w:rPr>
              <w:t>t</w:t>
            </w:r>
            <w:r w:rsidRPr="00F20580">
              <w:t xml:space="preserve"> </w:t>
            </w:r>
            <w:r w:rsidRPr="00F20580">
              <w:rPr>
                <w:b/>
              </w:rPr>
              <w:t>D</w:t>
            </w:r>
            <w:r>
              <w:t xml:space="preserve">], </w:t>
            </w:r>
          </w:p>
          <w:p w14:paraId="1A2EE009" w14:textId="77777777" w:rsidR="00143094" w:rsidRPr="009C5A2A" w:rsidRDefault="00143094" w:rsidP="00BF4F29">
            <w:pPr>
              <w:pStyle w:val="Normal1"/>
              <w:contextualSpacing w:val="0"/>
              <w:rPr>
                <w:i/>
              </w:rPr>
            </w:pPr>
          </w:p>
        </w:tc>
        <w:tc>
          <w:tcPr>
            <w:tcW w:w="750" w:type="pct"/>
          </w:tcPr>
          <w:p w14:paraId="13556974" w14:textId="766A9788" w:rsidR="00143094" w:rsidRDefault="00332069" w:rsidP="00BF4F29">
            <w:pPr>
              <w:tabs>
                <w:tab w:val="left" w:pos="1197"/>
              </w:tabs>
            </w:pPr>
            <w:fldSimple w:instr=" SEQ  Eq \* MERGEFORMAT ">
              <w:r w:rsidR="00DA1807">
                <w:rPr>
                  <w:noProof/>
                </w:rPr>
                <w:t>6</w:t>
              </w:r>
            </w:fldSimple>
          </w:p>
        </w:tc>
      </w:tr>
    </w:tbl>
    <w:p w14:paraId="129C2175" w14:textId="118A1E76" w:rsidR="007A4A3E" w:rsidRPr="00F20580" w:rsidRDefault="003D5696" w:rsidP="007A4A3E">
      <w:r>
        <w:lastRenderedPageBreak/>
        <w:t>a</w:t>
      </w:r>
      <w:r w:rsidR="007A4A3E" w:rsidRPr="00F20580">
        <w:t xml:space="preserve">nd a covariance matrix, </w:t>
      </w:r>
      <w:r w:rsidR="007A4A3E" w:rsidRPr="00F20580">
        <w:rPr>
          <w:b/>
        </w:rPr>
        <w:t>C</w:t>
      </w:r>
      <w:r w:rsidR="007A4A3E" w:rsidRPr="00F20580">
        <w:t>, containing the squares of the segment-</w:t>
      </w:r>
      <w:r w:rsidR="006B774B" w:rsidRPr="00F20580">
        <w:t>height</w:t>
      </w:r>
      <w:r w:rsidR="007A4A3E" w:rsidRPr="00F20580">
        <w:t xml:space="preserve"> error estimates on its diagonal.  The surface-shape polynomial and the </w:t>
      </w:r>
      <w:r w:rsidR="006B774B" w:rsidRPr="00F20580">
        <w:t>height</w:t>
      </w:r>
      <w:r w:rsidR="007A4A3E" w:rsidRPr="00F20580">
        <w:t xml:space="preserve"> change</w:t>
      </w:r>
      <w:r w:rsidR="00DA5985">
        <w:t>s</w:t>
      </w:r>
      <w:r w:rsidR="007A4A3E" w:rsidRPr="00F20580">
        <w:t xml:space="preserve"> are found: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CEB67FE" w14:textId="77777777" w:rsidTr="00610BE7">
        <w:tc>
          <w:tcPr>
            <w:tcW w:w="8140" w:type="dxa"/>
            <w:vAlign w:val="center"/>
          </w:tcPr>
          <w:p w14:paraId="60B657BA" w14:textId="2293F005" w:rsidR="007A4A3E" w:rsidRPr="00526F05" w:rsidRDefault="00332069" w:rsidP="007A4A3E">
            <w:pPr>
              <w:rPr>
                <w:b/>
              </w:rPr>
            </w:pPr>
            <m:oMathPara>
              <m:oMath>
                <m:d>
                  <m:dPr>
                    <m:begChr m:val="["/>
                    <m:endChr m:val="]"/>
                    <m:ctrlPr>
                      <w:rPr>
                        <w:rFonts w:ascii="Cambria Math" w:hAnsi="Cambria Math"/>
                        <w:i/>
                      </w:rPr>
                    </m:ctrlPr>
                  </m:dPr>
                  <m:e>
                    <m:r>
                      <m:rPr>
                        <m:sty m:val="bi"/>
                      </m:rPr>
                      <w:rPr>
                        <w:rFonts w:ascii="Cambria Math" w:hAnsi="Cambria Math"/>
                      </w:rPr>
                      <m:t>s</m:t>
                    </m:r>
                    <m:r>
                      <w:rPr>
                        <w:rFonts w:ascii="Cambria Math" w:hAnsi="Cambria Math"/>
                      </w:rPr>
                      <m:t xml:space="preserve">, </m:t>
                    </m:r>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s</m:t>
                            </m:r>
                          </m:e>
                          <m:sub>
                            <m:r>
                              <w:rPr>
                                <w:rFonts w:ascii="Cambria Math" w:hAnsi="Cambria Math"/>
                              </w:rPr>
                              <m:t>t</m:t>
                            </m:r>
                          </m:sub>
                        </m:sSub>
                        <m:r>
                          <m:rPr>
                            <m:sty m:val="bi"/>
                          </m:rPr>
                          <w:rPr>
                            <w:rFonts w:ascii="Cambria Math" w:hAnsi="Cambria Math"/>
                          </w:rPr>
                          <m:t>, z</m:t>
                        </m:r>
                      </m:e>
                      <m:sub>
                        <m:r>
                          <w:rPr>
                            <w:rFonts w:ascii="Cambria Math" w:hAnsi="Cambria Math"/>
                          </w:rPr>
                          <m:t>c</m:t>
                        </m:r>
                        <w:ins w:id="149" w:author="Microsoft Office User" w:date="2018-03-27T14:32:00Z">
                          <m:r>
                            <w:rPr>
                              <w:rFonts w:ascii="Cambria Math" w:hAnsi="Cambria Math"/>
                            </w:rPr>
                            <m:t>ycle</m:t>
                          </m:r>
                        </w:ins>
                      </m:sub>
                    </m:sSub>
                  </m:e>
                </m:d>
                <m:r>
                  <w:rPr>
                    <w:rFonts w:ascii="Cambria Math" w:hAnsi="Cambria Math"/>
                  </w:rPr>
                  <m:t>=</m:t>
                </m:r>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m:rPr>
                    <m:sty m:val="bi"/>
                  </m:rPr>
                  <w:rPr>
                    <w:rFonts w:ascii="Cambria Math" w:hAnsi="Cambria Math"/>
                  </w:rPr>
                  <m:t>z</m:t>
                </m:r>
              </m:oMath>
            </m:oMathPara>
          </w:p>
          <w:p w14:paraId="3B4E93C7" w14:textId="77777777" w:rsidR="00526F05" w:rsidRDefault="00526F05" w:rsidP="007A4A3E">
            <w:r>
              <w:t>where</w:t>
            </w:r>
          </w:p>
          <w:p w14:paraId="0ABC524F" w14:textId="54BA4432" w:rsidR="00526F05" w:rsidRPr="00526F05" w:rsidRDefault="00332069" w:rsidP="007A4A3E">
            <m:oMathPara>
              <m:oMath>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m:rPr>
                            <m:sty m:val="b"/>
                          </m:rPr>
                          <w:rPr>
                            <w:rFonts w:ascii="Cambria Math" w:hAnsi="Cambria Math"/>
                          </w:rPr>
                          <m:t>G</m:t>
                        </m:r>
                      </m:e>
                    </m:d>
                  </m:e>
                  <m:sup>
                    <m:r>
                      <w:rPr>
                        <w:rFonts w:ascii="Cambria Math" w:hAnsi="Cambria Math"/>
                      </w:rPr>
                      <m:t>-</m:t>
                    </m:r>
                    <w:ins w:id="150" w:author="Ben Smith" w:date="2018-02-22T15:59:00Z">
                      <m:r>
                        <w:rPr>
                          <w:rFonts w:ascii="Cambria Math" w:hAnsi="Cambria Math"/>
                        </w:rPr>
                        <m:t>1</m:t>
                      </m:r>
                    </w:ins>
                    <w:del w:id="151" w:author="Ben Smith" w:date="2018-02-22T15:59:00Z">
                      <m:r>
                        <w:rPr>
                          <w:rFonts w:ascii="Cambria Math" w:hAnsi="Cambria Math"/>
                        </w:rPr>
                        <m:t>p</m:t>
                      </m:r>
                    </w:del>
                  </m:sup>
                </m:sSup>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oMath>
            </m:oMathPara>
          </w:p>
        </w:tc>
        <w:tc>
          <w:tcPr>
            <w:tcW w:w="1436" w:type="dxa"/>
            <w:vAlign w:val="center"/>
          </w:tcPr>
          <w:p w14:paraId="75AE5B24" w14:textId="4017EFEF" w:rsidR="007A4A3E" w:rsidRPr="00F20580" w:rsidRDefault="00332069" w:rsidP="00610BE7">
            <w:pPr>
              <w:tabs>
                <w:tab w:val="left" w:pos="1197"/>
              </w:tabs>
            </w:pPr>
            <w:fldSimple w:instr=" SEQ Eq \* MERGEFORMAT ">
              <w:r w:rsidR="00DA1807">
                <w:rPr>
                  <w:noProof/>
                </w:rPr>
                <w:t>7</w:t>
              </w:r>
            </w:fldSimple>
          </w:p>
        </w:tc>
      </w:tr>
    </w:tbl>
    <w:p w14:paraId="2E01551D" w14:textId="6002E1A7" w:rsidR="007A4A3E" w:rsidRPr="002961BF" w:rsidRDefault="00BC13E5" w:rsidP="007A4A3E">
      <w:r>
        <w:t>T</w:t>
      </w:r>
      <w:r w:rsidR="007A4A3E" w:rsidRPr="00F20580">
        <w:t xml:space="preserve">he notation </w:t>
      </w:r>
      <w:r w:rsidR="009B294C" w:rsidRPr="00F20580">
        <w:t>[]</w:t>
      </w:r>
      <w:r w:rsidR="007A4A3E" w:rsidRPr="00F20580">
        <w:rPr>
          <w:vertAlign w:val="superscript"/>
        </w:rPr>
        <w:t>-</w:t>
      </w:r>
      <w:ins w:id="152" w:author="Ben Smith" w:date="2018-02-22T15:59:00Z">
        <w:r w:rsidR="00D74021">
          <w:rPr>
            <w:vertAlign w:val="superscript"/>
          </w:rPr>
          <w:t>1</w:t>
        </w:r>
      </w:ins>
      <w:del w:id="153" w:author="Ben Smith" w:date="2018-02-22T15:59:00Z">
        <w:r w:rsidR="007A4A3E" w:rsidRPr="00F20580" w:rsidDel="00D74021">
          <w:rPr>
            <w:vertAlign w:val="superscript"/>
          </w:rPr>
          <w:delText>p</w:delText>
        </w:r>
      </w:del>
      <w:r w:rsidR="007A4A3E" w:rsidRPr="00F20580">
        <w:t xml:space="preserve"> designates the </w:t>
      </w:r>
      <w:del w:id="154" w:author="Ben Smith" w:date="2018-02-22T15:59:00Z">
        <w:r w:rsidR="007A4A3E" w:rsidRPr="00F20580" w:rsidDel="00D74021">
          <w:delText>Moore-Penrose pseudo</w:delText>
        </w:r>
        <w:r w:rsidR="0044508E" w:rsidRPr="00F20580" w:rsidDel="00D74021">
          <w:delText xml:space="preserve"> </w:delText>
        </w:r>
      </w:del>
      <w:r w:rsidR="007A4A3E" w:rsidRPr="00F20580">
        <w:t xml:space="preserve">inverse of the quantity in brackets, and </w:t>
      </w:r>
      <w:r w:rsidR="007A4A3E" w:rsidRPr="00F20580">
        <w:rPr>
          <w:b/>
        </w:rPr>
        <w:t>z</w:t>
      </w:r>
      <w:r w:rsidR="007A4A3E" w:rsidRPr="00F20580">
        <w:t xml:space="preserve"> is the vector of segment </w:t>
      </w:r>
      <w:r w:rsidR="006B774B" w:rsidRPr="00F20580">
        <w:t>height</w:t>
      </w:r>
      <w:r w:rsidR="007A4A3E" w:rsidRPr="00F20580">
        <w:t xml:space="preserve">s. </w:t>
      </w:r>
      <w:r w:rsidR="00526F05">
        <w:t xml:space="preserve"> </w:t>
      </w:r>
      <w:r w:rsidR="007A4A3E" w:rsidRPr="00F20580">
        <w:t xml:space="preserve"> The parameters derived in this fit are </w:t>
      </w:r>
      <w:r w:rsidR="007A4A3E" w:rsidRPr="00DA5985">
        <w:rPr>
          <w:b/>
        </w:rPr>
        <w:t>s</w:t>
      </w:r>
      <w:r w:rsidR="007A4A3E" w:rsidRPr="00F20580">
        <w:t xml:space="preserve">, a vector of surface-shape polynomial coefficients, </w:t>
      </w:r>
      <w:proofErr w:type="spellStart"/>
      <w:r w:rsidR="00A83464" w:rsidRPr="00F20580">
        <w:rPr>
          <w:b/>
        </w:rPr>
        <w:t>s</w:t>
      </w:r>
      <w:r w:rsidR="00A83464" w:rsidRPr="00F20580">
        <w:rPr>
          <w:vertAlign w:val="subscript"/>
        </w:rPr>
        <w:t>t</w:t>
      </w:r>
      <w:proofErr w:type="spellEnd"/>
      <w:r w:rsidR="00A83464" w:rsidRPr="00F20580">
        <w:t xml:space="preserve">, the mean rate of surface-slope change, </w:t>
      </w:r>
      <w:r w:rsidR="007A4A3E" w:rsidRPr="00F20580">
        <w:t xml:space="preserve">and </w:t>
      </w:r>
      <w:proofErr w:type="spellStart"/>
      <w:r w:rsidR="007A4A3E" w:rsidRPr="00F20580">
        <w:rPr>
          <w:b/>
        </w:rPr>
        <w:t>z</w:t>
      </w:r>
      <w:r w:rsidR="007A4A3E" w:rsidRPr="00F20580">
        <w:rPr>
          <w:vertAlign w:val="subscript"/>
        </w:rPr>
        <w:t>c</w:t>
      </w:r>
      <w:proofErr w:type="spellEnd"/>
      <w:r w:rsidR="007A4A3E" w:rsidRPr="00F20580">
        <w:t xml:space="preserve">, a vector of corrected </w:t>
      </w:r>
      <w:r w:rsidR="006B774B" w:rsidRPr="00F20580">
        <w:t>height</w:t>
      </w:r>
      <w:r w:rsidR="007A4A3E" w:rsidRPr="00F20580">
        <w:t xml:space="preserve"> values, giving the </w:t>
      </w:r>
      <w:r w:rsidR="006B774B" w:rsidRPr="00F20580">
        <w:t>height</w:t>
      </w:r>
      <w:r w:rsidR="007A4A3E" w:rsidRPr="00F20580">
        <w:t xml:space="preserve"> </w:t>
      </w:r>
      <w:ins w:id="155" w:author="Microsoft Office User" w:date="2018-03-27T14:32:00Z">
        <w:r w:rsidR="003C769C">
          <w:t>(</w:t>
        </w:r>
      </w:ins>
      <w:r w:rsidR="007A4A3E" w:rsidRPr="00F20580">
        <w:t xml:space="preserve">at </w:t>
      </w:r>
      <w:del w:id="156" w:author="Microsoft Office User" w:date="2018-03-27T14:32:00Z">
        <w:r w:rsidR="007A4A3E" w:rsidRPr="007F690E" w:rsidDel="003C769C">
          <w:rPr>
            <w:i/>
            <w:rPrChange w:id="157" w:author="Microsoft Office User" w:date="2018-03-27T15:45:00Z">
              <w:rPr/>
            </w:rPrChange>
          </w:rPr>
          <w:delText>(</w:delText>
        </w:r>
      </w:del>
      <w:proofErr w:type="spellStart"/>
      <w:ins w:id="158" w:author="Microsoft Office User" w:date="2018-03-27T14:30:00Z">
        <w:r w:rsidR="003C769C" w:rsidRPr="007F690E">
          <w:rPr>
            <w:i/>
            <w:rPrChange w:id="159" w:author="Microsoft Office User" w:date="2018-03-27T15:45:00Z">
              <w:rPr/>
            </w:rPrChange>
          </w:rPr>
          <w:t>mean_pass_</w:t>
        </w:r>
      </w:ins>
      <w:r w:rsidR="007A4A3E" w:rsidRPr="007F690E">
        <w:rPr>
          <w:i/>
        </w:rPr>
        <w:t>lat</w:t>
      </w:r>
      <w:proofErr w:type="spellEnd"/>
      <w:del w:id="160" w:author="Microsoft Office User" w:date="2018-03-27T14:30:00Z">
        <w:r w:rsidR="007A4A3E" w:rsidRPr="00F20580" w:rsidDel="003C769C">
          <w:rPr>
            <w:i/>
            <w:vertAlign w:val="subscript"/>
          </w:rPr>
          <w:delText>0</w:delText>
        </w:r>
      </w:del>
      <w:r w:rsidR="007A4A3E" w:rsidRPr="00F20580">
        <w:rPr>
          <w:i/>
        </w:rPr>
        <w:t xml:space="preserve">, </w:t>
      </w:r>
      <w:proofErr w:type="spellStart"/>
      <w:ins w:id="161" w:author="Microsoft Office User" w:date="2018-03-27T14:30:00Z">
        <w:r w:rsidR="003C769C">
          <w:rPr>
            <w:i/>
          </w:rPr>
          <w:t>mean_pass_</w:t>
        </w:r>
      </w:ins>
      <w:r w:rsidR="007A4A3E" w:rsidRPr="00F20580">
        <w:rPr>
          <w:i/>
        </w:rPr>
        <w:t>lon</w:t>
      </w:r>
      <w:proofErr w:type="spellEnd"/>
      <w:del w:id="162" w:author="Microsoft Office User" w:date="2018-03-27T14:30:00Z">
        <w:r w:rsidR="007A4A3E" w:rsidRPr="00F20580" w:rsidDel="003C769C">
          <w:rPr>
            <w:i/>
            <w:vertAlign w:val="subscript"/>
          </w:rPr>
          <w:delText>0</w:delText>
        </w:r>
      </w:del>
      <w:r w:rsidR="007A4A3E" w:rsidRPr="00F20580">
        <w:t xml:space="preserve">) as inferred from the </w:t>
      </w:r>
      <w:r w:rsidR="006B774B" w:rsidRPr="00F20580">
        <w:t>height</w:t>
      </w:r>
      <w:r w:rsidR="007A4A3E" w:rsidRPr="00F20580">
        <w:t xml:space="preserve"> measurements and the surface polynomial.</w:t>
      </w:r>
      <w:r w:rsidR="00526F05">
        <w:t xml:space="preserve">  The matrix </w:t>
      </w:r>
      <w:r w:rsidR="00526F05">
        <w:rPr>
          <w:b/>
        </w:rPr>
        <w:t>G</w:t>
      </w:r>
      <w:r w:rsidR="00526F05" w:rsidRPr="00526F05">
        <w:rPr>
          <w:b/>
          <w:vertAlign w:val="superscript"/>
        </w:rPr>
        <w:t>-g</w:t>
      </w:r>
      <w:r w:rsidR="00526F05">
        <w:t xml:space="preserve"> is the generalized inverse of </w:t>
      </w:r>
      <w:r w:rsidR="00526F05">
        <w:rPr>
          <w:b/>
        </w:rPr>
        <w:t>G</w:t>
      </w:r>
      <w:r w:rsidR="00526F05">
        <w:t>.</w:t>
      </w:r>
      <w:r w:rsidR="002961BF">
        <w:t xml:space="preserve">  The values of </w:t>
      </w:r>
      <w:r w:rsidR="002961BF">
        <w:rPr>
          <w:b/>
        </w:rPr>
        <w:t xml:space="preserve">s </w:t>
      </w:r>
      <w:r w:rsidR="002961BF">
        <w:t xml:space="preserve">are reported in the </w:t>
      </w:r>
      <w:proofErr w:type="spellStart"/>
      <w:r w:rsidR="002961BF" w:rsidRPr="002961BF">
        <w:rPr>
          <w:i/>
        </w:rPr>
        <w:t>ref_sur</w:t>
      </w:r>
      <w:ins w:id="163" w:author="Microsoft Office User" w:date="2018-03-27T14:47:00Z">
        <w:r w:rsidR="00852E84">
          <w:rPr>
            <w:i/>
          </w:rPr>
          <w:t>f</w:t>
        </w:r>
      </w:ins>
      <w:del w:id="164" w:author="Microsoft Office User" w:date="2018-03-27T14:47:00Z">
        <w:r w:rsidR="002961BF" w:rsidRPr="002961BF" w:rsidDel="00852E84">
          <w:rPr>
            <w:i/>
          </w:rPr>
          <w:delText>face/</w:delText>
        </w:r>
      </w:del>
      <w:ins w:id="165" w:author="Microsoft Office User" w:date="2018-03-27T14:47:00Z">
        <w:r w:rsidR="00852E84">
          <w:rPr>
            <w:i/>
          </w:rPr>
          <w:t>_</w:t>
        </w:r>
      </w:ins>
      <w:r w:rsidR="002961BF" w:rsidRPr="002961BF">
        <w:rPr>
          <w:i/>
        </w:rPr>
        <w:t>poly</w:t>
      </w:r>
      <w:proofErr w:type="spellEnd"/>
      <w:del w:id="166" w:author="Microsoft Office User" w:date="2018-03-27T14:47:00Z">
        <w:r w:rsidR="002961BF" w:rsidRPr="002961BF" w:rsidDel="00852E84">
          <w:rPr>
            <w:i/>
          </w:rPr>
          <w:delText>_ref_surf</w:delText>
        </w:r>
      </w:del>
      <w:r w:rsidR="002961BF">
        <w:t xml:space="preserve"> parameter, as they are calculated from (6), </w:t>
      </w:r>
      <w:r w:rsidR="00D8036D">
        <w:t xml:space="preserve">with no </w:t>
      </w:r>
      <w:r w:rsidR="002961BF">
        <w:t>correction</w:t>
      </w:r>
      <w:r w:rsidR="00D8036D">
        <w:t xml:space="preserve"> made</w:t>
      </w:r>
      <w:r w:rsidR="002961BF">
        <w:t xml:space="preserve"> for the scaling in (3).  The values for the slope-change rate</w:t>
      </w:r>
      <w:r w:rsidR="00D8036D">
        <w:t>s</w:t>
      </w:r>
      <w:r w:rsidR="002961BF">
        <w:t xml:space="preserve"> are reported in </w:t>
      </w:r>
      <w:proofErr w:type="spellStart"/>
      <w:r w:rsidR="002961BF">
        <w:rPr>
          <w:i/>
        </w:rPr>
        <w:t>ref_surf</w:t>
      </w:r>
      <w:ins w:id="167" w:author="Microsoft Office User" w:date="2018-03-27T14:47:00Z">
        <w:r w:rsidR="00852E84">
          <w:rPr>
            <w:i/>
          </w:rPr>
          <w:t>_</w:t>
        </w:r>
      </w:ins>
      <w:del w:id="168" w:author="Microsoft Office User" w:date="2018-03-27T14:47:00Z">
        <w:r w:rsidR="002961BF" w:rsidDel="00852E84">
          <w:rPr>
            <w:i/>
          </w:rPr>
          <w:delText>ace/</w:delText>
        </w:r>
      </w:del>
      <w:r w:rsidR="002961BF">
        <w:rPr>
          <w:i/>
        </w:rPr>
        <w:t>slope_change_rate</w:t>
      </w:r>
      <w:proofErr w:type="spellEnd"/>
      <w:r w:rsidR="002961BF">
        <w:t xml:space="preserve">, after rescaling to units of </w:t>
      </w:r>
      <w:r w:rsidR="002961BF" w:rsidRPr="002961BF">
        <w:rPr>
          <w:i/>
        </w:rPr>
        <w:t>years</w:t>
      </w:r>
      <w:r w:rsidR="002961BF" w:rsidRPr="002961BF">
        <w:rPr>
          <w:i/>
          <w:vertAlign w:val="superscript"/>
        </w:rPr>
        <w:t>-1</w:t>
      </w:r>
      <w:r w:rsidR="002961BF">
        <w:t>.</w:t>
      </w:r>
      <w:ins w:id="169" w:author="Microsoft Office User" w:date="2018-03-27T14:48:00Z">
        <w:r w:rsidR="00852E84">
          <w:t xml:space="preserve">  </w:t>
        </w:r>
      </w:ins>
      <w:ins w:id="170" w:author="Microsoft Office User" w:date="2018-03-27T14:53:00Z">
        <w:r w:rsidR="00852E84">
          <w:t>(</w:t>
        </w:r>
        <w:proofErr w:type="spellStart"/>
        <w:r w:rsidR="00852E84">
          <w:t>unit</w:t>
        </w:r>
      </w:ins>
      <w:ins w:id="171" w:author="Microsoft Office User" w:date="2018-03-27T15:45:00Z">
        <w:r w:rsidR="007F690E">
          <w:t>less</w:t>
        </w:r>
      </w:ins>
      <w:proofErr w:type="spellEnd"/>
      <w:ins w:id="172" w:author="Microsoft Office User" w:date="2018-03-27T14:53:00Z">
        <w:r w:rsidR="00852E84">
          <w:t>?</w:t>
        </w:r>
      </w:ins>
      <w:ins w:id="173" w:author="Microsoft Office User" w:date="2018-03-27T14:48:00Z">
        <w:r w:rsidR="00852E84">
          <w:t>)</w:t>
        </w:r>
      </w:ins>
    </w:p>
    <w:p w14:paraId="042B0B36" w14:textId="77777777" w:rsidR="007A4A3E" w:rsidRPr="00F20580" w:rsidRDefault="007A4A3E" w:rsidP="007A4A3E">
      <w:r w:rsidRPr="00F20580">
        <w:t xml:space="preserve">The chi-squared misfit between the data and the fit surface is calculated based on the data covariance matrix and the residual vector, </w:t>
      </w:r>
      <w:r w:rsidRPr="00F20580">
        <w:rPr>
          <w:i/>
        </w:rPr>
        <w:t>r</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22C97661" w14:textId="77777777" w:rsidTr="007A4A3E">
        <w:tc>
          <w:tcPr>
            <w:tcW w:w="8140" w:type="dxa"/>
            <w:vAlign w:val="center"/>
          </w:tcPr>
          <w:p w14:paraId="0259C9A6" w14:textId="77777777" w:rsidR="007A4A3E" w:rsidRPr="00F20580" w:rsidRDefault="00332069" w:rsidP="007A4A3E">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w:rPr>
                    <w:rFonts w:ascii="Cambria Math" w:hAnsi="Cambria Math"/>
                  </w:rPr>
                  <m:t>r</m:t>
                </m:r>
              </m:oMath>
            </m:oMathPara>
          </w:p>
        </w:tc>
        <w:tc>
          <w:tcPr>
            <w:tcW w:w="1436" w:type="dxa"/>
          </w:tcPr>
          <w:p w14:paraId="49998D2B" w14:textId="051CAB1F" w:rsidR="007A4A3E" w:rsidRPr="00F20580" w:rsidRDefault="00332069" w:rsidP="007A4A3E">
            <w:pPr>
              <w:tabs>
                <w:tab w:val="left" w:pos="1197"/>
              </w:tabs>
            </w:pPr>
            <w:fldSimple w:instr=" SEQ Eq \* MERGEFORMAT ">
              <w:r w:rsidR="00DA1807">
                <w:rPr>
                  <w:noProof/>
                </w:rPr>
                <w:t>8</w:t>
              </w:r>
            </w:fldSimple>
          </w:p>
        </w:tc>
      </w:tr>
    </w:tbl>
    <w:p w14:paraId="25CF23DB" w14:textId="5DF3529C" w:rsidR="007A4A3E" w:rsidRPr="00E30F87" w:rsidRDefault="007A4A3E" w:rsidP="007A4A3E">
      <w:r w:rsidRPr="00F20580">
        <w:t xml:space="preserve">Whether this misfit statistic indicates consistency between the polynomial surface and the data can be evaluated with a P statistic, which gives the probability that the given </w:t>
      </w:r>
      <w:r w:rsidRPr="008A44E6">
        <w:rPr>
          <w:rFonts w:ascii="Symbol" w:hAnsi="Symbol"/>
        </w:rPr>
        <w:t></w:t>
      </w:r>
      <w:r w:rsidRPr="00F20580">
        <w:rPr>
          <w:vertAlign w:val="superscript"/>
        </w:rPr>
        <w:t xml:space="preserve">2 </w:t>
      </w:r>
      <w:r w:rsidRPr="00F20580">
        <w:t xml:space="preserve">value would be obtained from a random </w:t>
      </w:r>
      <w:r w:rsidR="00A83464" w:rsidRPr="00C71D5E">
        <w:t xml:space="preserve">Gaussian </w:t>
      </w:r>
      <w:r w:rsidRPr="00C71D5E">
        <w:t xml:space="preserve">distribution </w:t>
      </w:r>
      <w:r w:rsidR="00BC13E5">
        <w:t xml:space="preserve">of data points </w:t>
      </w:r>
      <w:r w:rsidRPr="00C71D5E">
        <w:t>with a covariance</w:t>
      </w:r>
      <w:r w:rsidRPr="00E240B4">
        <w:t xml:space="preserve"> matrix </w:t>
      </w:r>
      <w:r w:rsidRPr="00E240B4">
        <w:rPr>
          <w:b/>
        </w:rPr>
        <w:t>C</w:t>
      </w:r>
      <w:r w:rsidRPr="00E240B4">
        <w:t>.  If the pro</w:t>
      </w:r>
      <w:r w:rsidR="00967AA6">
        <w:t xml:space="preserve">bability is less than 0.025, we calculate the RDE of the scaled residuals, and eliminate any segment whose scaled residual magnitude is larger than three times that RDE, and repeat the fit with the remaining segments.  </w:t>
      </w:r>
      <w:r w:rsidR="00055ADB">
        <w:t xml:space="preserve">After each iteration, any column of </w:t>
      </w:r>
      <w:r w:rsidR="00055ADB" w:rsidRPr="00055ADB">
        <w:rPr>
          <w:b/>
        </w:rPr>
        <w:t>G</w:t>
      </w:r>
      <w:r w:rsidR="00055ADB">
        <w:t xml:space="preserve"> that has a uniform value (i.e. has all the same value) is eliminated from the calculation, and the corresponding value of the left-hand side of equation </w:t>
      </w:r>
      <w:r w:rsidR="00BC13E5">
        <w:t>6</w:t>
      </w:r>
      <w:r w:rsidR="00055ADB">
        <w:t xml:space="preserve"> is set to zero.  </w:t>
      </w:r>
      <w:r w:rsidR="00967AA6" w:rsidRPr="00055ADB">
        <w:t>This</w:t>
      </w:r>
      <w:r w:rsidR="00967AA6">
        <w:t xml:space="preserve"> fitting procedure is continued until no further segments are eliminated</w:t>
      </w:r>
      <w:r w:rsidRPr="00236FD9">
        <w:t xml:space="preserve">.  If more than three </w:t>
      </w:r>
      <w:r w:rsidR="00067AD6">
        <w:t xml:space="preserve">complete </w:t>
      </w:r>
      <w:r w:rsidRPr="00236FD9">
        <w:t>passes</w:t>
      </w:r>
      <w:r w:rsidR="00970D72">
        <w:t xml:space="preserve"> that passed the initial editing steps</w:t>
      </w:r>
      <w:r w:rsidRPr="00236FD9">
        <w:t xml:space="preserve"> are eliminated in this way, the surface is assumed to be too </w:t>
      </w:r>
      <w:r w:rsidR="00E30F87">
        <w:t>complex</w:t>
      </w:r>
      <w:r w:rsidRPr="00236FD9">
        <w:t xml:space="preserve"> for a simple polynomial approximation, and the fit and its </w:t>
      </w:r>
      <w:r w:rsidR="00970D72">
        <w:t xml:space="preserve">statistics are reported for the complete </w:t>
      </w:r>
      <w:r w:rsidR="00B96A70">
        <w:t>set</w:t>
      </w:r>
      <w:r w:rsidRPr="00236FD9">
        <w:t xml:space="preserve"> of </w:t>
      </w:r>
      <w:r w:rsidR="00970D72">
        <w:t>pairs that passed the initial editi</w:t>
      </w:r>
      <w:r w:rsidR="00E30F87">
        <w:t>ng steps</w:t>
      </w:r>
      <w:ins w:id="174" w:author="Microsoft Office User" w:date="2018-03-27T17:55:00Z">
        <w:r w:rsidR="007F690E">
          <w:t xml:space="preserve"> (valid pairs)</w:t>
        </w:r>
      </w:ins>
      <w:r w:rsidR="00067AD6">
        <w:t xml:space="preserve">, using a </w:t>
      </w:r>
      <w:del w:id="175" w:author="Microsoft Office User" w:date="2018-03-27T17:55:00Z">
        <w:r w:rsidR="00067AD6" w:rsidDel="007F690E">
          <w:delText>first-degree polynomial</w:delText>
        </w:r>
      </w:del>
      <w:ins w:id="176" w:author="Microsoft Office User" w:date="2018-03-27T17:55:00Z">
        <w:r w:rsidR="007F690E">
          <w:t xml:space="preserve">planar fit </w:t>
        </w:r>
      </w:ins>
      <w:del w:id="177" w:author="Microsoft Office User" w:date="2018-03-27T17:55:00Z">
        <w:r w:rsidR="00742EA8" w:rsidDel="007F690E">
          <w:delText xml:space="preserve"> (</w:delText>
        </w:r>
      </w:del>
      <w:r w:rsidR="00742EA8">
        <w:t xml:space="preserve">in </w:t>
      </w:r>
      <w:r w:rsidR="00742EA8" w:rsidRPr="00BC13E5">
        <w:rPr>
          <w:i/>
        </w:rPr>
        <w:t>x</w:t>
      </w:r>
      <w:r w:rsidR="00BC13E5">
        <w:t xml:space="preserve"> and </w:t>
      </w:r>
      <w:r w:rsidR="00BC13E5">
        <w:rPr>
          <w:i/>
        </w:rPr>
        <w:t>y</w:t>
      </w:r>
      <w:del w:id="178" w:author="Microsoft Office User" w:date="2018-03-27T17:55:00Z">
        <w:r w:rsidR="00742EA8" w:rsidDel="007F690E">
          <w:delText>)</w:delText>
        </w:r>
        <w:r w:rsidR="00067AD6" w:rsidDel="007F690E">
          <w:delText xml:space="preserve"> for the fit</w:delText>
        </w:r>
      </w:del>
      <w:r w:rsidRPr="00236FD9">
        <w:t>.</w:t>
      </w:r>
      <w:r w:rsidR="00E30F87">
        <w:t xml:space="preserve">  In this case, the </w:t>
      </w:r>
      <w:proofErr w:type="spellStart"/>
      <w:r w:rsidR="00E30F87">
        <w:rPr>
          <w:i/>
        </w:rPr>
        <w:t>complex_surface_flag</w:t>
      </w:r>
      <w:proofErr w:type="spellEnd"/>
      <w:r w:rsidR="00E30F87">
        <w:t xml:space="preserve"> is set to 1.</w:t>
      </w:r>
    </w:p>
    <w:p w14:paraId="53BCE071" w14:textId="76C514EB" w:rsidR="007A4A3E" w:rsidRPr="00672E72" w:rsidRDefault="007A4A3E" w:rsidP="00672E72">
      <w:pPr>
        <w:pStyle w:val="Heading2"/>
        <w:rPr>
          <w:rFonts w:cs="Times New Roman"/>
        </w:rPr>
      </w:pPr>
      <w:bookmarkStart w:id="179" w:name="_Toc497824334"/>
      <w:r w:rsidRPr="00672E72">
        <w:rPr>
          <w:rFonts w:cs="Times New Roman"/>
        </w:rPr>
        <w:t xml:space="preserve">Reference-shape </w:t>
      </w:r>
      <w:r w:rsidR="006E5226" w:rsidRPr="00672E72">
        <w:rPr>
          <w:rFonts w:cs="Times New Roman"/>
        </w:rPr>
        <w:t>C</w:t>
      </w:r>
      <w:r w:rsidRPr="00672E72">
        <w:rPr>
          <w:rFonts w:cs="Times New Roman"/>
        </w:rPr>
        <w:t xml:space="preserve">orrection </w:t>
      </w:r>
      <w:r w:rsidR="006E5226" w:rsidRPr="00672E72">
        <w:rPr>
          <w:rFonts w:cs="Times New Roman"/>
        </w:rPr>
        <w:t>E</w:t>
      </w:r>
      <w:r w:rsidRPr="00672E72">
        <w:rPr>
          <w:rFonts w:cs="Times New Roman"/>
        </w:rPr>
        <w:t xml:space="preserve">rror </w:t>
      </w:r>
      <w:r w:rsidR="006E5226" w:rsidRPr="00672E72">
        <w:rPr>
          <w:rFonts w:cs="Times New Roman"/>
        </w:rPr>
        <w:t>E</w:t>
      </w:r>
      <w:r w:rsidRPr="00672E72">
        <w:rPr>
          <w:rFonts w:cs="Times New Roman"/>
        </w:rPr>
        <w:t>stimates</w:t>
      </w:r>
      <w:bookmarkEnd w:id="179"/>
    </w:p>
    <w:p w14:paraId="0FFB2B97" w14:textId="78FD9743" w:rsidR="007A4A3E" w:rsidRPr="00E460FE" w:rsidRDefault="007A4A3E" w:rsidP="007A4A3E">
      <w:r w:rsidRPr="00F20580">
        <w:t xml:space="preserve">We first calculate the errors in the corrected surface heights for segments included in the reference-surface fit.  We </w:t>
      </w:r>
      <w:r w:rsidR="008A44E6">
        <w:t>form</w:t>
      </w:r>
      <w:r w:rsidRPr="00F20580">
        <w:t xml:space="preserve"> a second covariance matrix, </w:t>
      </w:r>
      <w:r w:rsidRPr="00C71D5E">
        <w:rPr>
          <w:b/>
        </w:rPr>
        <w:t>C</w:t>
      </w:r>
      <w:r w:rsidRPr="00C71D5E">
        <w:rPr>
          <w:vertAlign w:val="subscript"/>
        </w:rPr>
        <w:t>1</w:t>
      </w:r>
      <w:r w:rsidRPr="00E240B4">
        <w:t>, whose diagonal elements are the maximum of the square of the segment errors and &lt;r</w:t>
      </w:r>
      <w:r w:rsidRPr="00E240B4">
        <w:rPr>
          <w:vertAlign w:val="superscript"/>
        </w:rPr>
        <w:t>2</w:t>
      </w:r>
      <w:r w:rsidR="009B294C" w:rsidRPr="002D3B43">
        <w:t>&gt;.</w:t>
      </w:r>
      <w:r w:rsidRPr="002D3B43">
        <w:t xml:space="preserve">  We estimate the covariance matrix for the </w:t>
      </w:r>
      <w:r w:rsidR="006B774B" w:rsidRPr="002F2742">
        <w:t>height</w:t>
      </w:r>
      <w:r w:rsidRPr="00E460FE">
        <w:t xml:space="preserve"> estimates: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8AE6F5B" w14:textId="77777777" w:rsidTr="007A4A3E">
        <w:tc>
          <w:tcPr>
            <w:tcW w:w="4435" w:type="dxa"/>
            <w:vAlign w:val="center"/>
          </w:tcPr>
          <w:p w14:paraId="31C3FFD8" w14:textId="44C88153" w:rsidR="007A4A3E" w:rsidRPr="00F20580" w:rsidRDefault="00332069" w:rsidP="00A41627">
            <m:oMathPara>
              <m:oMath>
                <m:sSub>
                  <m:sSubPr>
                    <m:ctrlPr>
                      <w:rPr>
                        <w:rFonts w:ascii="Cambria Math" w:hAnsi="Cambria Math"/>
                        <w:i/>
                      </w:rPr>
                    </m:ctrlPr>
                  </m:sSubPr>
                  <m:e>
                    <m:r>
                      <m:rPr>
                        <m:sty m:val="b"/>
                      </m:rPr>
                      <w:rPr>
                        <w:rFonts w:ascii="Cambria Math" w:hAnsi="Cambria Math"/>
                      </w:rPr>
                      <m:t>C</m:t>
                    </m:r>
                  </m:e>
                  <m:sub>
                    <m:r>
                      <w:rPr>
                        <w:rFonts w:ascii="Cambria Math" w:hAnsi="Cambria Math"/>
                      </w:rPr>
                      <m:t>m</m:t>
                    </m:r>
                  </m:sub>
                </m:sSub>
                <m:r>
                  <w:rPr>
                    <w:rFonts w:ascii="Cambria Math" w:hAnsi="Cambria Math"/>
                  </w:rPr>
                  <m:t>=</m:t>
                </m:r>
                <m:sSup>
                  <m:sSupPr>
                    <m:ctrlPr>
                      <w:rPr>
                        <w:rFonts w:ascii="Cambria Math" w:hAnsi="Cambria Math"/>
                        <w:i/>
                      </w:rPr>
                    </m:ctrlPr>
                  </m:sSupPr>
                  <m:e>
                    <m:r>
                      <m:rPr>
                        <m:sty m:val="b"/>
                      </m:rPr>
                      <w:rPr>
                        <w:rFonts w:ascii="Cambria Math" w:hAnsi="Cambria Math"/>
                      </w:rPr>
                      <m:t>G</m:t>
                    </m:r>
                  </m:e>
                  <m:sup>
                    <m:r>
                      <w:rPr>
                        <w:rFonts w:ascii="Cambria Math" w:hAnsi="Cambria Math"/>
                      </w:rPr>
                      <m:t>-g</m:t>
                    </m:r>
                  </m:sup>
                </m:sSup>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1</m:t>
                    </m:r>
                  </m:sub>
                </m:sSub>
                <m:sSup>
                  <m:sSupPr>
                    <m:ctrlPr>
                      <w:rPr>
                        <w:rFonts w:ascii="Cambria Math" w:hAnsi="Cambria Math"/>
                        <w:i/>
                      </w:rPr>
                    </m:ctrlPr>
                  </m:sSupPr>
                  <m:e>
                    <m:r>
                      <m:rPr>
                        <m:sty m:val="b"/>
                      </m:rPr>
                      <w:rPr>
                        <w:rFonts w:ascii="Cambria Math" w:hAnsi="Cambria Math"/>
                      </w:rPr>
                      <m:t>G</m:t>
                    </m:r>
                  </m:e>
                  <m:sup>
                    <m:r>
                      <w:rPr>
                        <w:rFonts w:ascii="Cambria Math" w:hAnsi="Cambria Math"/>
                      </w:rPr>
                      <m:t>-gT</m:t>
                    </m:r>
                  </m:sup>
                </m:sSup>
                <m:r>
                  <w:rPr>
                    <w:rFonts w:ascii="Cambria Math" w:hAnsi="Cambria Math"/>
                  </w:rPr>
                  <m:t xml:space="preserve"> </m:t>
                </m:r>
              </m:oMath>
            </m:oMathPara>
          </w:p>
        </w:tc>
        <w:tc>
          <w:tcPr>
            <w:tcW w:w="750" w:type="pct"/>
          </w:tcPr>
          <w:p w14:paraId="473ADFF4" w14:textId="47C2CE43" w:rsidR="007A4A3E" w:rsidRPr="00F20580" w:rsidRDefault="00332069" w:rsidP="007A4A3E">
            <w:fldSimple w:instr=" SEQ Eq \* MERGEFORMAT ">
              <w:r w:rsidR="00DA1807">
                <w:rPr>
                  <w:noProof/>
                </w:rPr>
                <w:t>9</w:t>
              </w:r>
            </w:fldSimple>
          </w:p>
        </w:tc>
      </w:tr>
    </w:tbl>
    <w:p w14:paraId="7841A8B6" w14:textId="65BD9B42" w:rsidR="007A4A3E" w:rsidRPr="00F20580" w:rsidRDefault="007A4A3E" w:rsidP="007A4A3E">
      <w:r w:rsidRPr="00F20580">
        <w:t xml:space="preserve">The square roots of the diagonal values of </w:t>
      </w:r>
      <w:r w:rsidRPr="00F20580">
        <w:rPr>
          <w:b/>
        </w:rPr>
        <w:t>C</w:t>
      </w:r>
      <w:r w:rsidRPr="00F20580">
        <w:rPr>
          <w:vertAlign w:val="subscript"/>
        </w:rPr>
        <w:t>m</w:t>
      </w:r>
      <w:r w:rsidRPr="00F20580">
        <w:t xml:space="preserve"> give the estimated errors in the surface-polynomial and </w:t>
      </w:r>
      <w:r w:rsidR="006B774B" w:rsidRPr="00F20580">
        <w:t>height</w:t>
      </w:r>
      <w:r w:rsidRPr="00F20580">
        <w:t xml:space="preserve"> estimates due to short-spatial-scale errors in the segment heights.  If there are </w:t>
      </w:r>
      <w:proofErr w:type="spellStart"/>
      <w:r w:rsidRPr="00F20580">
        <w:rPr>
          <w:i/>
        </w:rPr>
        <w:t>N</w:t>
      </w:r>
      <w:r w:rsidRPr="00F20580">
        <w:rPr>
          <w:i/>
          <w:vertAlign w:val="subscript"/>
        </w:rPr>
        <w:t>coeff</w:t>
      </w:r>
      <w:proofErr w:type="spellEnd"/>
      <w:r w:rsidRPr="00F20580">
        <w:t xml:space="preserve"> coefficients in the surface-shape polynomial, and </w:t>
      </w:r>
      <w:proofErr w:type="spellStart"/>
      <w:r w:rsidRPr="00F20580">
        <w:rPr>
          <w:i/>
        </w:rPr>
        <w:t>N</w:t>
      </w:r>
      <w:r w:rsidRPr="00F20580">
        <w:rPr>
          <w:i/>
          <w:vertAlign w:val="subscript"/>
        </w:rPr>
        <w:t>shape</w:t>
      </w:r>
      <w:proofErr w:type="spellEnd"/>
      <w:r w:rsidRPr="00F20580">
        <w:rPr>
          <w:i/>
          <w:vertAlign w:val="subscript"/>
        </w:rPr>
        <w:t>-</w:t>
      </w:r>
      <w:r w:rsidR="00067AD6">
        <w:rPr>
          <w:i/>
          <w:vertAlign w:val="subscript"/>
        </w:rPr>
        <w:t>passes</w:t>
      </w:r>
      <w:r w:rsidR="001B047A">
        <w:t xml:space="preserve"> passes</w:t>
      </w:r>
      <w:r w:rsidRPr="00F20580">
        <w:t xml:space="preserve"> included in the surface-shape fit, then the first </w:t>
      </w:r>
      <w:proofErr w:type="spellStart"/>
      <w:r w:rsidRPr="00F20580">
        <w:rPr>
          <w:i/>
        </w:rPr>
        <w:t>N</w:t>
      </w:r>
      <w:r w:rsidRPr="00F20580">
        <w:rPr>
          <w:i/>
          <w:vertAlign w:val="subscript"/>
        </w:rPr>
        <w:t>coeff</w:t>
      </w:r>
      <w:proofErr w:type="spellEnd"/>
      <w:r w:rsidRPr="00F20580">
        <w:t xml:space="preserve"> diagonal elements of </w:t>
      </w:r>
      <w:r w:rsidRPr="00F20580">
        <w:rPr>
          <w:b/>
        </w:rPr>
        <w:t>C</w:t>
      </w:r>
      <w:r w:rsidRPr="00F20580">
        <w:rPr>
          <w:vertAlign w:val="subscript"/>
        </w:rPr>
        <w:t>m</w:t>
      </w:r>
      <w:r w:rsidRPr="00F20580">
        <w:t xml:space="preserve"> give the square of the errors in the surface-shape polynomial and the last </w:t>
      </w:r>
      <w:proofErr w:type="spellStart"/>
      <w:r w:rsidRPr="00F20580">
        <w:rPr>
          <w:i/>
        </w:rPr>
        <w:t>N</w:t>
      </w:r>
      <w:r w:rsidR="001B047A">
        <w:rPr>
          <w:i/>
          <w:vertAlign w:val="subscript"/>
        </w:rPr>
        <w:t>shape</w:t>
      </w:r>
      <w:proofErr w:type="spellEnd"/>
      <w:r w:rsidR="001B047A">
        <w:rPr>
          <w:i/>
          <w:vertAlign w:val="subscript"/>
        </w:rPr>
        <w:t>-passes</w:t>
      </w:r>
      <w:r w:rsidRPr="00F20580">
        <w:t xml:space="preserve"> give the errors in th</w:t>
      </w:r>
      <w:r w:rsidR="001B047A">
        <w:t>e surface heights for the passes</w:t>
      </w:r>
      <w:r w:rsidRPr="00F20580">
        <w:t xml:space="preserve"> included in the fit.</w:t>
      </w:r>
      <w:r w:rsidR="00A122EB">
        <w:t xml:space="preserve">  The portion of </w:t>
      </w:r>
      <w:r w:rsidR="00A122EB" w:rsidRPr="00D06646">
        <w:rPr>
          <w:b/>
        </w:rPr>
        <w:t>C</w:t>
      </w:r>
      <w:r w:rsidR="00D06646" w:rsidRPr="00D06646">
        <w:rPr>
          <w:vertAlign w:val="subscript"/>
        </w:rPr>
        <w:t>m</w:t>
      </w:r>
      <w:r w:rsidR="00A122EB">
        <w:t xml:space="preserve"> that refers only to the surface shape and surface-shape change components is </w:t>
      </w:r>
      <w:proofErr w:type="spellStart"/>
      <w:proofErr w:type="gramStart"/>
      <w:r w:rsidR="00A122EB" w:rsidRPr="00A122EB">
        <w:rPr>
          <w:b/>
        </w:rPr>
        <w:t>C</w:t>
      </w:r>
      <w:r w:rsidR="00A122EB" w:rsidRPr="00A122EB">
        <w:rPr>
          <w:vertAlign w:val="subscript"/>
        </w:rPr>
        <w:t>m,s</w:t>
      </w:r>
      <w:proofErr w:type="spellEnd"/>
      <w:r w:rsidR="00A122EB">
        <w:t>.</w:t>
      </w:r>
      <w:proofErr w:type="gramEnd"/>
    </w:p>
    <w:p w14:paraId="2D856471" w14:textId="76BC6E7F" w:rsidR="00EB0AED" w:rsidRPr="00EB0AED" w:rsidRDefault="00D67AC8" w:rsidP="003B3F25">
      <w:pPr>
        <w:pStyle w:val="Heading2"/>
        <w:rPr>
          <w:rFonts w:cs="Times New Roman"/>
        </w:rPr>
      </w:pPr>
      <w:bookmarkStart w:id="180" w:name="_Ref490830044"/>
      <w:bookmarkStart w:id="181" w:name="_Toc497824335"/>
      <w:r>
        <w:rPr>
          <w:rFonts w:cs="Times New Roman"/>
        </w:rPr>
        <w:t>Calculating corrected height</w:t>
      </w:r>
      <w:r w:rsidR="007E594B" w:rsidRPr="007E594B">
        <w:rPr>
          <w:rFonts w:cs="Times New Roman"/>
        </w:rPr>
        <w:t xml:space="preserve"> values for</w:t>
      </w:r>
      <w:r w:rsidR="003B3F25">
        <w:rPr>
          <w:rFonts w:cs="Times New Roman"/>
        </w:rPr>
        <w:t xml:space="preserve"> repeats</w:t>
      </w:r>
      <w:r w:rsidR="007E594B" w:rsidRPr="007E594B">
        <w:rPr>
          <w:rFonts w:cs="Times New Roman"/>
        </w:rPr>
        <w:t xml:space="preserve"> with no selected </w:t>
      </w:r>
      <w:r w:rsidR="003B3F25">
        <w:rPr>
          <w:rFonts w:cs="Times New Roman"/>
        </w:rPr>
        <w:t>pairs</w:t>
      </w:r>
      <w:bookmarkEnd w:id="180"/>
      <w:bookmarkEnd w:id="181"/>
    </w:p>
    <w:p w14:paraId="1110F1F4" w14:textId="24769F62" w:rsidR="00EB0AED" w:rsidRPr="00F20580" w:rsidRDefault="00EB0AED" w:rsidP="00EB0AED">
      <w:r w:rsidRPr="00236FD9">
        <w:t xml:space="preserve">Once the surface polynomial has been established from the edited data set, </w:t>
      </w:r>
      <w:r w:rsidRPr="00A6076E">
        <w:t>corrected height</w:t>
      </w:r>
      <w:r w:rsidRPr="00FF4234">
        <w:t xml:space="preserve">s are calculated for </w:t>
      </w:r>
      <w:r>
        <w:t>the unselected passes (</w:t>
      </w:r>
      <w:r w:rsidRPr="00D4400D">
        <w:rPr>
          <w:i/>
        </w:rPr>
        <w:t>i.e.</w:t>
      </w:r>
      <w:r>
        <w:t xml:space="preserve"> those</w:t>
      </w:r>
      <w:r w:rsidRPr="00FF4234">
        <w:t xml:space="preserve"> </w:t>
      </w:r>
      <w:r>
        <w:t xml:space="preserve">from which all pairs were </w:t>
      </w:r>
      <w:r w:rsidRPr="00FF4234">
        <w:t>removed in the editing step</w:t>
      </w:r>
      <w:r>
        <w:t>s)</w:t>
      </w:r>
      <w:r w:rsidRPr="00FF4234">
        <w:t xml:space="preserve">:  For </w:t>
      </w:r>
      <w:r>
        <w:t xml:space="preserve">the segments from </w:t>
      </w:r>
      <w:r w:rsidRPr="00FF4234">
        <w:t xml:space="preserve">each of these </w:t>
      </w:r>
      <w:r>
        <w:t>passes</w:t>
      </w:r>
      <w:r w:rsidRPr="00FF4234">
        <w:t>, we form a new surface</w:t>
      </w:r>
      <w:r w:rsidRPr="00F20580">
        <w:t xml:space="preserve"> and slope-change design matrix, [</w:t>
      </w:r>
      <w:proofErr w:type="spellStart"/>
      <w:r w:rsidRPr="00F20580">
        <w:rPr>
          <w:b/>
        </w:rPr>
        <w:t>S</w:t>
      </w:r>
      <w:r w:rsidRPr="00F20580">
        <w:rPr>
          <w:vertAlign w:val="subscript"/>
        </w:rPr>
        <w:t>k</w:t>
      </w:r>
      <w:proofErr w:type="spellEnd"/>
      <w:r w:rsidRPr="00F20580">
        <w:t xml:space="preserve">, </w:t>
      </w:r>
      <w:proofErr w:type="spellStart"/>
      <w:r w:rsidRPr="00F20580">
        <w:rPr>
          <w:b/>
        </w:rPr>
        <w:t>S</w:t>
      </w:r>
      <w:r w:rsidRPr="00F20580">
        <w:rPr>
          <w:vertAlign w:val="subscript"/>
        </w:rPr>
        <w:t>t,k</w:t>
      </w:r>
      <w:proofErr w:type="spellEnd"/>
      <w:r w:rsidRPr="00F20580">
        <w:t>] and multiply it by [</w:t>
      </w:r>
      <w:r w:rsidRPr="00F20580">
        <w:rPr>
          <w:b/>
        </w:rPr>
        <w:t>s</w:t>
      </w:r>
      <w:r w:rsidRPr="00F20580">
        <w:t>,</w:t>
      </w:r>
      <w:r w:rsidRPr="00F20580">
        <w:rPr>
          <w:b/>
        </w:rPr>
        <w:t xml:space="preserve"> </w:t>
      </w:r>
      <w:proofErr w:type="spellStart"/>
      <w:r w:rsidRPr="00F20580">
        <w:rPr>
          <w:b/>
        </w:rPr>
        <w:t>s</w:t>
      </w:r>
      <w:r w:rsidRPr="00F20580">
        <w:rPr>
          <w:vertAlign w:val="subscript"/>
        </w:rPr>
        <w:t>t</w:t>
      </w:r>
      <w:proofErr w:type="spellEnd"/>
      <w:r w:rsidRPr="006C2BCD">
        <w:t xml:space="preserve">] </w:t>
      </w:r>
      <w:r w:rsidRPr="00F20580">
        <w:t>to give the surface-shape correction: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EB0AED" w:rsidRPr="00F20580" w14:paraId="7A0F91E8" w14:textId="77777777" w:rsidTr="00AF4C5C">
        <w:tc>
          <w:tcPr>
            <w:tcW w:w="4435" w:type="dxa"/>
            <w:vAlign w:val="center"/>
          </w:tcPr>
          <w:p w14:paraId="521EE559" w14:textId="77777777" w:rsidR="00EB0AED" w:rsidRPr="00F20580" w:rsidRDefault="00332069" w:rsidP="00AF4C5C">
            <m:oMathPara>
              <m:oMath>
                <m:sSub>
                  <m:sSubPr>
                    <m:ctrlPr>
                      <w:rPr>
                        <w:rFonts w:ascii="Cambria Math" w:hAnsi="Cambria Math"/>
                        <w:i/>
                      </w:rPr>
                    </m:ctrlPr>
                  </m:sSubPr>
                  <m:e>
                    <m:r>
                      <w:rPr>
                        <w:rFonts w:ascii="Cambria Math" w:hAnsi="Cambria Math"/>
                      </w:rPr>
                      <m:t>z</m:t>
                    </m:r>
                  </m:e>
                  <m:sub>
                    <m:r>
                      <w:rPr>
                        <w:rFonts w:ascii="Cambria Math" w:hAnsi="Cambria Math"/>
                      </w:rPr>
                      <m:t>k,c</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t,k</m:t>
                    </m:r>
                  </m:sub>
                </m:sSub>
                <m:r>
                  <m:rPr>
                    <m:sty m:val="bi"/>
                  </m:rPr>
                  <w:rPr>
                    <w:rFonts w:ascii="Cambria Math" w:hAnsi="Cambria Math"/>
                  </w:rPr>
                  <m:t>]</m:t>
                </m:r>
                <m:r>
                  <m:rPr>
                    <m:sty m:val="b"/>
                  </m:rPr>
                  <w:rPr>
                    <w:rFonts w:ascii="Cambria Math" w:hAnsi="Cambria Math"/>
                  </w:rPr>
                  <m:t>s</m:t>
                </m:r>
              </m:oMath>
            </m:oMathPara>
          </w:p>
        </w:tc>
        <w:tc>
          <w:tcPr>
            <w:tcW w:w="750" w:type="pct"/>
          </w:tcPr>
          <w:p w14:paraId="06515AA8" w14:textId="332C950F" w:rsidR="00EB0AED" w:rsidRPr="00F20580" w:rsidRDefault="00332069" w:rsidP="00AF4C5C">
            <w:fldSimple w:instr=" SEQ Eq \* MERGEFORMAT ">
              <w:r w:rsidR="00DA1807">
                <w:rPr>
                  <w:noProof/>
                </w:rPr>
                <w:t>10</w:t>
              </w:r>
            </w:fldSimple>
          </w:p>
        </w:tc>
      </w:tr>
    </w:tbl>
    <w:p w14:paraId="425D57EF" w14:textId="77777777" w:rsidR="00EB0AED" w:rsidRPr="00F20580" w:rsidRDefault="00EB0AED" w:rsidP="00EB0AED">
      <w:r w:rsidRPr="00F20580">
        <w:t xml:space="preserve">Here </w:t>
      </w:r>
      <w:r>
        <w:rPr>
          <w:b/>
          <w:i/>
        </w:rPr>
        <w:t>S</w:t>
      </w:r>
      <w:r w:rsidRPr="00F20580">
        <w:rPr>
          <w:b/>
          <w:i/>
        </w:rPr>
        <w:t xml:space="preserve"> </w:t>
      </w:r>
      <w:r w:rsidRPr="00F20580">
        <w:t xml:space="preserve">is the surface-shape polynomial, </w:t>
      </w:r>
      <w:r>
        <w:t xml:space="preserve">and </w:t>
      </w:r>
      <w:r>
        <w:rPr>
          <w:b/>
        </w:rPr>
        <w:t>S</w:t>
      </w:r>
      <w:r w:rsidRPr="00F20580">
        <w:rPr>
          <w:vertAlign w:val="subscript"/>
        </w:rPr>
        <w:t>t</w:t>
      </w:r>
      <w:r w:rsidRPr="00F20580">
        <w:t xml:space="preserve"> is the slope-change-rate estimate</w:t>
      </w:r>
      <w:r>
        <w:t xml:space="preserve">.  This gives up to ten corrected-height values per unselected cycle.  The corrected height for each such cycle is equal to the corrected height value with the smallest error estimate, as calculated in the next step.  </w:t>
      </w:r>
    </w:p>
    <w:p w14:paraId="5A6C380F" w14:textId="77777777" w:rsidR="003B3F25" w:rsidRPr="00F20580" w:rsidRDefault="003B3F25" w:rsidP="003B3F25">
      <w:r w:rsidRPr="00F20580">
        <w:t>The height error</w:t>
      </w:r>
      <w:r>
        <w:t>s</w:t>
      </w:r>
      <w:r w:rsidRPr="00F20580">
        <w:t xml:space="preserve"> for </w:t>
      </w:r>
      <w:r>
        <w:t>segments from passes</w:t>
      </w:r>
      <w:r w:rsidRPr="00F20580">
        <w:t xml:space="preserve"> not included in the surface-shape fit </w:t>
      </w:r>
      <w:r>
        <w:t>are</w:t>
      </w:r>
      <w:r w:rsidRPr="00F20580">
        <w:t xml:space="preserve"> calculated: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3B3F25" w:rsidRPr="00F20580" w14:paraId="1F61F89F" w14:textId="77777777" w:rsidTr="0071025F">
        <w:tc>
          <w:tcPr>
            <w:tcW w:w="4435" w:type="dxa"/>
            <w:vAlign w:val="center"/>
          </w:tcPr>
          <w:p w14:paraId="04AF7EB5" w14:textId="1DEC49DC" w:rsidR="003B3F25" w:rsidRPr="00DB4ED5" w:rsidRDefault="00332069" w:rsidP="00364F04">
            <m:oMathPara>
              <m:oMath>
                <m:sSubSup>
                  <m:sSubSupPr>
                    <m:ctrlPr>
                      <w:rPr>
                        <w:rFonts w:ascii="Cambria Math" w:hAnsi="Cambria Math"/>
                        <w:i/>
                      </w:rPr>
                    </m:ctrlPr>
                  </m:sSubSupPr>
                  <m:e>
                    <m:r>
                      <m:rPr>
                        <m:sty m:val="bi"/>
                      </m:rPr>
                      <w:rPr>
                        <w:rFonts w:ascii="Cambria Math" w:hAnsi="Cambria Math"/>
                      </w:rPr>
                      <m:t>σ</m:t>
                    </m:r>
                  </m:e>
                  <m:sub>
                    <m:r>
                      <w:rPr>
                        <w:rFonts w:ascii="Cambria Math" w:hAnsi="Cambria Math"/>
                      </w:rPr>
                      <m:t>zk,c</m:t>
                    </m:r>
                  </m:sub>
                  <m:sup>
                    <m:r>
                      <w:rPr>
                        <w:rFonts w:ascii="Cambria Math" w:hAnsi="Cambria Math"/>
                      </w:rPr>
                      <m:t>2</m:t>
                    </m:r>
                  </m:sup>
                </m:sSubSup>
                <m:r>
                  <w:rPr>
                    <w:rFonts w:ascii="Cambria Math" w:hAnsi="Cambria Math"/>
                  </w:rPr>
                  <m:t>=diag</m:t>
                </m:r>
                <m:d>
                  <m:dPr>
                    <m:ctrlPr>
                      <w:rPr>
                        <w:rFonts w:ascii="Cambria Math" w:hAnsi="Cambria Math"/>
                        <w:i/>
                      </w:rPr>
                    </m:ctrlPr>
                  </m:dPr>
                  <m:e>
                    <m:sSup>
                      <m:sSupPr>
                        <m:ctrlPr>
                          <w:del w:id="182" w:author="Ben Smith" w:date="2018-03-08T11:01:00Z">
                            <w:rPr>
                              <w:rFonts w:ascii="Cambria Math" w:hAnsi="Cambria Math"/>
                              <w:i/>
                            </w:rPr>
                          </w:del>
                        </m:ctrlPr>
                      </m:sSupPr>
                      <m:e>
                        <m:d>
                          <m:dPr>
                            <m:begChr m:val="["/>
                            <m:endChr m:val="]"/>
                            <m:ctrlPr>
                              <w:del w:id="183" w:author="Ben Smith" w:date="2018-03-08T11:01:00Z">
                                <w:rPr>
                                  <w:rFonts w:ascii="Cambria Math" w:hAnsi="Cambria Math"/>
                                  <w:i/>
                                </w:rPr>
                              </w:del>
                            </m:ctrlPr>
                          </m:dPr>
                          <m:e>
                            <m:sSub>
                              <m:sSubPr>
                                <m:ctrlPr>
                                  <w:del w:id="184" w:author="Ben Smith" w:date="2018-03-08T11:01:00Z">
                                    <w:rPr>
                                      <w:rFonts w:ascii="Cambria Math" w:hAnsi="Cambria Math"/>
                                      <w:i/>
                                    </w:rPr>
                                  </w:del>
                                </m:ctrlPr>
                              </m:sSubPr>
                              <m:e>
                                <w:del w:id="185" w:author="Ben Smith" w:date="2018-03-08T11:01:00Z">
                                  <m:r>
                                    <m:rPr>
                                      <m:sty m:val="b"/>
                                    </m:rPr>
                                    <w:rPr>
                                      <w:rFonts w:ascii="Cambria Math" w:hAnsi="Cambria Math"/>
                                    </w:rPr>
                                    <m:t>S</m:t>
                                  </m:r>
                                </w:del>
                              </m:e>
                              <m:sub>
                                <w:del w:id="186" w:author="Ben Smith" w:date="2018-03-08T11:01:00Z">
                                  <m:r>
                                    <w:rPr>
                                      <w:rFonts w:ascii="Cambria Math" w:hAnsi="Cambria Math"/>
                                    </w:rPr>
                                    <m:t>k</m:t>
                                  </m:r>
                                </w:del>
                              </m:sub>
                            </m:sSub>
                            <w:del w:id="187" w:author="Ben Smith" w:date="2018-03-08T11:01:00Z">
                              <m:r>
                                <w:rPr>
                                  <w:rFonts w:ascii="Cambria Math" w:hAnsi="Cambria Math"/>
                                </w:rPr>
                                <m:t xml:space="preserve">, </m:t>
                              </m:r>
                            </w:del>
                            <m:sSub>
                              <m:sSubPr>
                                <m:ctrlPr>
                                  <w:del w:id="188" w:author="Ben Smith" w:date="2018-03-08T11:01:00Z">
                                    <w:rPr>
                                      <w:rFonts w:ascii="Cambria Math" w:hAnsi="Cambria Math"/>
                                      <w:i/>
                                    </w:rPr>
                                  </w:del>
                                </m:ctrlPr>
                              </m:sSubPr>
                              <m:e>
                                <w:del w:id="189" w:author="Ben Smith" w:date="2018-03-08T11:01:00Z">
                                  <m:r>
                                    <m:rPr>
                                      <m:sty m:val="b"/>
                                    </m:rPr>
                                    <w:rPr>
                                      <w:rFonts w:ascii="Cambria Math" w:hAnsi="Cambria Math"/>
                                    </w:rPr>
                                    <m:t>S</m:t>
                                  </m:r>
                                </w:del>
                              </m:e>
                              <m:sub>
                                <w:del w:id="190" w:author="Ben Smith" w:date="2018-03-08T11:01:00Z">
                                  <m:r>
                                    <w:rPr>
                                      <w:rFonts w:ascii="Cambria Math" w:hAnsi="Cambria Math"/>
                                    </w:rPr>
                                    <m:t>k,t</m:t>
                                  </m:r>
                                </w:del>
                              </m:sub>
                            </m:sSub>
                          </m:e>
                        </m:d>
                      </m:e>
                      <m:sup>
                        <w:del w:id="191" w:author="Ben Smith" w:date="2018-03-08T11:01:00Z">
                          <m:r>
                            <w:rPr>
                              <w:rFonts w:ascii="Cambria Math" w:hAnsi="Cambria Math"/>
                            </w:rPr>
                            <m:t>T</m:t>
                          </m:r>
                        </w:del>
                      </m:sup>
                    </m:sSup>
                    <m:sSub>
                      <m:sSubPr>
                        <m:ctrlPr>
                          <w:del w:id="192" w:author="Ben Smith" w:date="2018-03-08T11:01:00Z">
                            <w:rPr>
                              <w:rFonts w:ascii="Cambria Math" w:hAnsi="Cambria Math"/>
                              <w:i/>
                            </w:rPr>
                          </w:del>
                        </m:ctrlPr>
                      </m:sSubPr>
                      <m:e>
                        <w:del w:id="193" w:author="Ben Smith" w:date="2018-03-08T11:01:00Z">
                          <m:r>
                            <m:rPr>
                              <m:sty m:val="b"/>
                            </m:rPr>
                            <w:rPr>
                              <w:rFonts w:ascii="Cambria Math" w:hAnsi="Cambria Math"/>
                            </w:rPr>
                            <m:t>C</m:t>
                          </m:r>
                        </w:del>
                      </m:e>
                      <m:sub>
                        <w:del w:id="194" w:author="Ben Smith" w:date="2018-03-08T11:01:00Z">
                          <m:r>
                            <w:rPr>
                              <w:rFonts w:ascii="Cambria Math" w:hAnsi="Cambria Math"/>
                            </w:rPr>
                            <m:t>m, s</m:t>
                          </m:r>
                        </w:del>
                      </m:sub>
                    </m:sSub>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S</m:t>
                            </m:r>
                          </m:e>
                          <m:sub>
                            <m:r>
                              <w:rPr>
                                <w:rFonts w:ascii="Cambria Math" w:hAnsi="Cambria Math"/>
                              </w:rPr>
                              <m:t>k,t</m:t>
                            </m:r>
                          </m:sub>
                        </m:sSub>
                      </m:e>
                    </m:d>
                    <m:sSub>
                      <m:sSubPr>
                        <m:ctrlPr>
                          <w:ins w:id="195" w:author="Ben Smith" w:date="2018-03-08T11:01:00Z">
                            <w:rPr>
                              <w:rFonts w:ascii="Cambria Math" w:hAnsi="Cambria Math"/>
                              <w:i/>
                            </w:rPr>
                          </w:ins>
                        </m:ctrlPr>
                      </m:sSubPr>
                      <m:e>
                        <w:ins w:id="196" w:author="Ben Smith" w:date="2018-03-08T11:01:00Z">
                          <m:r>
                            <m:rPr>
                              <m:sty m:val="b"/>
                            </m:rPr>
                            <w:rPr>
                              <w:rFonts w:ascii="Cambria Math" w:hAnsi="Cambria Math"/>
                            </w:rPr>
                            <m:t>C</m:t>
                          </m:r>
                        </w:ins>
                      </m:e>
                      <m:sub>
                        <w:ins w:id="197" w:author="Ben Smith" w:date="2018-03-08T11:01:00Z">
                          <m:r>
                            <w:rPr>
                              <w:rFonts w:ascii="Cambria Math" w:hAnsi="Cambria Math"/>
                            </w:rPr>
                            <m:t>m, s</m:t>
                          </m:r>
                        </w:ins>
                      </m:sub>
                    </m:sSub>
                    <m:sSup>
                      <m:sSupPr>
                        <m:ctrlPr>
                          <w:ins w:id="198" w:author="Ben Smith" w:date="2018-03-08T11:02:00Z">
                            <w:rPr>
                              <w:rFonts w:ascii="Cambria Math" w:hAnsi="Cambria Math"/>
                              <w:i/>
                            </w:rPr>
                          </w:ins>
                        </m:ctrlPr>
                      </m:sSupPr>
                      <m:e>
                        <m:d>
                          <m:dPr>
                            <m:begChr m:val="["/>
                            <m:endChr m:val="]"/>
                            <m:ctrlPr>
                              <w:ins w:id="199" w:author="Ben Smith" w:date="2018-03-08T11:02:00Z">
                                <w:rPr>
                                  <w:rFonts w:ascii="Cambria Math" w:hAnsi="Cambria Math"/>
                                  <w:i/>
                                </w:rPr>
                              </w:ins>
                            </m:ctrlPr>
                          </m:dPr>
                          <m:e>
                            <m:sSub>
                              <m:sSubPr>
                                <m:ctrlPr>
                                  <w:ins w:id="200" w:author="Ben Smith" w:date="2018-03-08T11:02:00Z">
                                    <w:rPr>
                                      <w:rFonts w:ascii="Cambria Math" w:hAnsi="Cambria Math"/>
                                      <w:i/>
                                    </w:rPr>
                                  </w:ins>
                                </m:ctrlPr>
                              </m:sSubPr>
                              <m:e>
                                <w:ins w:id="201" w:author="Ben Smith" w:date="2018-03-08T11:02:00Z">
                                  <m:r>
                                    <m:rPr>
                                      <m:sty m:val="b"/>
                                    </m:rPr>
                                    <w:rPr>
                                      <w:rFonts w:ascii="Cambria Math" w:hAnsi="Cambria Math"/>
                                    </w:rPr>
                                    <m:t>S</m:t>
                                  </m:r>
                                </w:ins>
                              </m:e>
                              <m:sub>
                                <w:ins w:id="202" w:author="Ben Smith" w:date="2018-03-08T11:02:00Z">
                                  <m:r>
                                    <w:rPr>
                                      <w:rFonts w:ascii="Cambria Math" w:hAnsi="Cambria Math"/>
                                    </w:rPr>
                                    <m:t>k</m:t>
                                  </m:r>
                                </w:ins>
                              </m:sub>
                            </m:sSub>
                            <w:ins w:id="203" w:author="Ben Smith" w:date="2018-03-08T11:02:00Z">
                              <m:r>
                                <w:rPr>
                                  <w:rFonts w:ascii="Cambria Math" w:hAnsi="Cambria Math"/>
                                </w:rPr>
                                <m:t xml:space="preserve">, </m:t>
                              </m:r>
                            </w:ins>
                            <m:sSub>
                              <m:sSubPr>
                                <m:ctrlPr>
                                  <w:ins w:id="204" w:author="Ben Smith" w:date="2018-03-08T11:02:00Z">
                                    <w:rPr>
                                      <w:rFonts w:ascii="Cambria Math" w:hAnsi="Cambria Math"/>
                                      <w:i/>
                                    </w:rPr>
                                  </w:ins>
                                </m:ctrlPr>
                              </m:sSubPr>
                              <m:e>
                                <w:ins w:id="205" w:author="Ben Smith" w:date="2018-03-08T11:02:00Z">
                                  <m:r>
                                    <m:rPr>
                                      <m:sty m:val="b"/>
                                    </m:rPr>
                                    <w:rPr>
                                      <w:rFonts w:ascii="Cambria Math" w:hAnsi="Cambria Math"/>
                                    </w:rPr>
                                    <m:t>S</m:t>
                                  </m:r>
                                </w:ins>
                              </m:e>
                              <m:sub>
                                <w:ins w:id="206" w:author="Ben Smith" w:date="2018-03-08T11:02:00Z">
                                  <m:r>
                                    <w:rPr>
                                      <w:rFonts w:ascii="Cambria Math" w:hAnsi="Cambria Math"/>
                                    </w:rPr>
                                    <m:t>k,t</m:t>
                                  </m:r>
                                </w:ins>
                              </m:sub>
                            </m:sSub>
                          </m:e>
                        </m:d>
                      </m:e>
                      <m:sup>
                        <w:ins w:id="207" w:author="Ben Smith" w:date="2018-03-08T11:02:00Z">
                          <m:r>
                            <w:rPr>
                              <w:rFonts w:ascii="Cambria Math" w:hAnsi="Cambria Math"/>
                            </w:rPr>
                            <m:t>T</m:t>
                          </m:r>
                        </w:ins>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zk</m:t>
                    </m:r>
                  </m:sub>
                  <m:sup>
                    <m:r>
                      <w:rPr>
                        <w:rFonts w:ascii="Cambria Math" w:hAnsi="Cambria Math"/>
                      </w:rPr>
                      <m:t>2</m:t>
                    </m:r>
                  </m:sup>
                </m:sSubSup>
              </m:oMath>
            </m:oMathPara>
          </w:p>
        </w:tc>
        <w:tc>
          <w:tcPr>
            <w:tcW w:w="750" w:type="pct"/>
          </w:tcPr>
          <w:p w14:paraId="5B9C89DE" w14:textId="6D831AA0" w:rsidR="003B3F25" w:rsidRPr="00F20580" w:rsidRDefault="00332069" w:rsidP="0071025F">
            <w:fldSimple w:instr=" SEQ Eq \* MERGEFORMAT ">
              <w:r w:rsidR="00DA1807">
                <w:rPr>
                  <w:noProof/>
                </w:rPr>
                <w:t>11</w:t>
              </w:r>
            </w:fldSimple>
          </w:p>
        </w:tc>
      </w:tr>
    </w:tbl>
    <w:p w14:paraId="018B2C7F" w14:textId="1947B222" w:rsidR="007E594B" w:rsidRPr="007E594B" w:rsidRDefault="00A122EB" w:rsidP="007E594B">
      <w:r>
        <w:t>Here</w:t>
      </w:r>
      <w:r w:rsidR="003B3F25" w:rsidRPr="00F20580">
        <w:t xml:space="preserve"> </w:t>
      </w:r>
      <w:r w:rsidR="003B3F25" w:rsidRPr="00691C47">
        <w:rPr>
          <w:rFonts w:ascii="Cambria Math" w:hAnsi="Cambria Math" w:cs="Cambria Math"/>
        </w:rPr>
        <w:t>𝝈</w:t>
      </w:r>
      <w:proofErr w:type="spellStart"/>
      <w:r w:rsidR="003B3F25">
        <w:rPr>
          <w:i/>
          <w:vertAlign w:val="subscript"/>
        </w:rPr>
        <w:t>zk</w:t>
      </w:r>
      <w:proofErr w:type="spellEnd"/>
      <w:r w:rsidR="003B3F25">
        <w:t xml:space="preserve"> is the error in the segment height, </w:t>
      </w:r>
      <w:r>
        <w:t>and</w:t>
      </w:r>
      <w:r w:rsidR="003B3F25" w:rsidRPr="00F20580">
        <w:t xml:space="preserv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rsidRPr="00F20580">
        <w:t xml:space="preserve"> is the error in the corrected height.</w:t>
      </w:r>
      <w:r w:rsidR="003B3F25">
        <w:t xml:space="preserve">  The re</w:t>
      </w:r>
      <w:r w:rsidR="00254E44">
        <w:t>sults of these calculations give</w:t>
      </w:r>
      <w:r w:rsidR="003B3F25">
        <w:t xml:space="preserve"> a height and a height error for each unselected segment. To obtain a corrected elevation for each repeat that contains no selected pairs, we identify the segment from that repeat that has the smallest error estimate, and report the value </w:t>
      </w:r>
      <w:proofErr w:type="spellStart"/>
      <w:r w:rsidR="003B3F25" w:rsidRPr="00EC3C5B">
        <w:rPr>
          <w:i/>
        </w:rPr>
        <w:t>z</w:t>
      </w:r>
      <w:r w:rsidR="003B3F25" w:rsidRPr="00EC3C5B">
        <w:rPr>
          <w:i/>
          <w:vertAlign w:val="subscript"/>
        </w:rPr>
        <w:t>kc</w:t>
      </w:r>
      <w:proofErr w:type="spellEnd"/>
      <w:r w:rsidR="003B3F25">
        <w:t xml:space="preserve"> as that repeat’s </w:t>
      </w:r>
      <w:proofErr w:type="spellStart"/>
      <w:r w:rsidR="003B3F25" w:rsidRPr="00EC3C5B">
        <w:rPr>
          <w:i/>
        </w:rPr>
        <w:t>pass_h_shapecorr</w:t>
      </w:r>
      <w:proofErr w:type="spellEnd"/>
      <w:r w:rsidR="003B3F25">
        <w:t xml:space="preserve">, and use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t xml:space="preserve"> as its error</w:t>
      </w:r>
      <w:r w:rsidR="00512649">
        <w:t xml:space="preserve"> (</w:t>
      </w:r>
      <w:proofErr w:type="spellStart"/>
      <w:r w:rsidR="00512649">
        <w:rPr>
          <w:i/>
        </w:rPr>
        <w:t>pulse_h_shapecorr_sigma</w:t>
      </w:r>
      <w:proofErr w:type="spellEnd"/>
      <w:r w:rsidR="00512649">
        <w:rPr>
          <w:i/>
        </w:rPr>
        <w:t>)</w:t>
      </w:r>
      <w:r w:rsidR="003B3F25">
        <w:t>.</w:t>
      </w:r>
    </w:p>
    <w:p w14:paraId="3B2959E3" w14:textId="1CC40A9C" w:rsidR="007E594B" w:rsidRPr="007E594B" w:rsidRDefault="007E594B" w:rsidP="007E594B">
      <w:pPr>
        <w:pStyle w:val="Heading2"/>
        <w:rPr>
          <w:rFonts w:cs="Times New Roman"/>
        </w:rPr>
      </w:pPr>
      <w:bookmarkStart w:id="208" w:name="_Ref490830055"/>
      <w:bookmarkStart w:id="209" w:name="_Toc497824336"/>
      <w:r>
        <w:rPr>
          <w:rFonts w:cs="Times New Roman"/>
        </w:rPr>
        <w:t>Calculating systematic error estimates</w:t>
      </w:r>
      <w:bookmarkEnd w:id="208"/>
      <w:bookmarkEnd w:id="209"/>
    </w:p>
    <w:p w14:paraId="1C93AF19" w14:textId="0CEA9DEE" w:rsidR="007A4A3E" w:rsidRPr="00236FD9" w:rsidRDefault="007A4A3E" w:rsidP="007A4A3E">
      <w:r w:rsidRPr="00C71D5E">
        <w:t>The errors that have been calculated up to this point are due to errors in fitting segments to photon-counting data and due to inaccuracies in the polynomial fitting model.  Additional error components can result from more systematic errors, such as errors in the position of ICESat-2 as derived from POD, and pointing errors from PPD</w:t>
      </w:r>
      <w:r w:rsidRPr="00E240B4">
        <w:t xml:space="preserve">.  These are estimated in the ATL06 </w:t>
      </w:r>
      <w:proofErr w:type="spellStart"/>
      <w:r w:rsidRPr="00E240B4">
        <w:rPr>
          <w:i/>
        </w:rPr>
        <w:t>sigma_g_x</w:t>
      </w:r>
      <w:proofErr w:type="spellEnd"/>
      <w:r w:rsidRPr="00E240B4">
        <w:rPr>
          <w:i/>
        </w:rPr>
        <w:t xml:space="preserve">, </w:t>
      </w:r>
      <w:proofErr w:type="spellStart"/>
      <w:r w:rsidRPr="00E240B4">
        <w:rPr>
          <w:i/>
        </w:rPr>
        <w:t>sigma_g_y</w:t>
      </w:r>
      <w:proofErr w:type="spellEnd"/>
      <w:r w:rsidRPr="002D3B43">
        <w:t>, and</w:t>
      </w:r>
      <w:r w:rsidRPr="002F2742">
        <w:rPr>
          <w:i/>
        </w:rPr>
        <w:t xml:space="preserve"> </w:t>
      </w:r>
      <w:proofErr w:type="spellStart"/>
      <w:r w:rsidRPr="002F2742">
        <w:rPr>
          <w:i/>
        </w:rPr>
        <w:t>sigma_g_h</w:t>
      </w:r>
      <w:proofErr w:type="spellEnd"/>
      <w:r w:rsidRPr="00E460FE">
        <w:t xml:space="preserve"> parameters, and their average for each </w:t>
      </w:r>
      <w:r w:rsidR="00B93F37" w:rsidRPr="00E460FE">
        <w:t xml:space="preserve">repeat </w:t>
      </w:r>
      <w:r w:rsidRPr="00236FD9">
        <w:t xml:space="preserve">is reported in ATL11 using the same parameter names.  The geolocation component of the total height is the product of the geolocation error and the surface slope, added in quadrature with the vertical height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A31F4FC" w14:textId="77777777" w:rsidTr="007A4A3E">
        <w:tc>
          <w:tcPr>
            <w:tcW w:w="4435" w:type="dxa"/>
            <w:vAlign w:val="center"/>
          </w:tcPr>
          <w:p w14:paraId="68B10C86" w14:textId="77777777" w:rsidR="007A4A3E" w:rsidRPr="00F20580" w:rsidRDefault="00332069" w:rsidP="007A4A3E">
            <m:oMathPara>
              <m:oMath>
                <m:sSub>
                  <m:sSubPr>
                    <m:ctrlPr>
                      <w:rPr>
                        <w:rFonts w:ascii="Cambria Math" w:hAnsi="Cambria Math"/>
                        <w:i/>
                      </w:rPr>
                    </m:ctrlPr>
                  </m:sSubPr>
                  <m:e>
                    <m:r>
                      <w:rPr>
                        <w:rFonts w:ascii="Cambria Math" w:hAnsi="Cambria Math"/>
                      </w:rPr>
                      <m:t>σ</m:t>
                    </m:r>
                  </m:e>
                  <m:sub>
                    <m:r>
                      <w:rPr>
                        <w:rFonts w:ascii="Cambria Math" w:hAnsi="Cambria Math"/>
                      </w:rPr>
                      <m:t>h, systematic</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dx</m:t>
                                    </m:r>
                                  </m:den>
                                </m:f>
                                <m:sSub>
                                  <m:sSubPr>
                                    <m:ctrlPr>
                                      <w:rPr>
                                        <w:rFonts w:ascii="Cambria Math" w:hAnsi="Cambria Math"/>
                                        <w:i/>
                                      </w:rPr>
                                    </m:ctrlPr>
                                  </m:sSubPr>
                                  <m:e>
                                    <m:r>
                                      <w:rPr>
                                        <w:rFonts w:ascii="Cambria Math" w:hAnsi="Cambria Math"/>
                                      </w:rPr>
                                      <m:t>σ</m:t>
                                    </m:r>
                                  </m:e>
                                  <m:sub>
                                    <m:r>
                                      <w:rPr>
                                        <w:rFonts w:ascii="Cambria Math" w:hAnsi="Cambria Math"/>
                                      </w:rPr>
                                      <m:t>gx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dy</m:t>
                                    </m:r>
                                  </m:den>
                                </m:f>
                                <m:sSub>
                                  <m:sSubPr>
                                    <m:ctrlPr>
                                      <w:rPr>
                                        <w:rFonts w:ascii="Cambria Math" w:hAnsi="Cambria Math"/>
                                        <w:i/>
                                      </w:rPr>
                                    </m:ctrlPr>
                                  </m:sSubPr>
                                  <m:e>
                                    <m:r>
                                      <w:rPr>
                                        <w:rFonts w:ascii="Cambria Math" w:hAnsi="Cambria Math"/>
                                      </w:rPr>
                                      <m:t>σ</m:t>
                                    </m:r>
                                  </m:e>
                                  <m:sub>
                                    <m:r>
                                      <w:rPr>
                                        <w:rFonts w:ascii="Cambria Math" w:hAnsi="Cambria Math"/>
                                      </w:rPr>
                                      <m:t>gy</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gh</m:t>
                            </m:r>
                          </m:sub>
                          <m:sup>
                            <m:r>
                              <w:rPr>
                                <w:rFonts w:ascii="Cambria Math" w:hAnsi="Cambria Math"/>
                              </w:rPr>
                              <m:t>2</m:t>
                            </m:r>
                          </m:sup>
                        </m:sSubSup>
                      </m:e>
                    </m:d>
                  </m:e>
                  <m:sup>
                    <m:r>
                      <w:rPr>
                        <w:rFonts w:ascii="Cambria Math" w:hAnsi="Cambria Math"/>
                      </w:rPr>
                      <m:t>1/2</m:t>
                    </m:r>
                  </m:sup>
                </m:sSup>
              </m:oMath>
            </m:oMathPara>
          </w:p>
        </w:tc>
        <w:tc>
          <w:tcPr>
            <w:tcW w:w="750" w:type="pct"/>
          </w:tcPr>
          <w:p w14:paraId="6B3A6497" w14:textId="1EA37CD6" w:rsidR="007A4A3E" w:rsidRPr="00F20580" w:rsidRDefault="00332069" w:rsidP="007A4A3E">
            <w:fldSimple w:instr=" SEQ Eq \* MERGEFORMAT ">
              <w:r w:rsidR="00DA1807">
                <w:rPr>
                  <w:noProof/>
                </w:rPr>
                <w:t>12</w:t>
              </w:r>
            </w:fldSimple>
          </w:p>
        </w:tc>
      </w:tr>
    </w:tbl>
    <w:p w14:paraId="29903267" w14:textId="77777777" w:rsidR="007A4A3E" w:rsidRPr="00F20580" w:rsidRDefault="007A4A3E" w:rsidP="007A4A3E">
      <w:r w:rsidRPr="00F20580">
        <w:t>The error for a single segment’s corrected height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4E0E31FB" w14:textId="77777777" w:rsidTr="007A4A3E">
        <w:tc>
          <w:tcPr>
            <w:tcW w:w="4435" w:type="dxa"/>
            <w:vAlign w:val="center"/>
          </w:tcPr>
          <w:p w14:paraId="1BEA5E81" w14:textId="77777777" w:rsidR="007A4A3E" w:rsidRPr="00F20580" w:rsidRDefault="00332069" w:rsidP="007A4A3E">
            <m:oMathPara>
              <m:oMath>
                <m:sSub>
                  <m:sSubPr>
                    <m:ctrlPr>
                      <w:rPr>
                        <w:rFonts w:ascii="Cambria Math" w:hAnsi="Cambria Math"/>
                        <w:i/>
                      </w:rPr>
                    </m:ctrlPr>
                  </m:sSubPr>
                  <m:e>
                    <m:r>
                      <w:rPr>
                        <w:rFonts w:ascii="Cambria Math" w:hAnsi="Cambria Math"/>
                      </w:rPr>
                      <m:t>σ</m:t>
                    </m:r>
                  </m:e>
                  <m:sub>
                    <m:r>
                      <w:rPr>
                        <w:rFonts w:ascii="Cambria Math" w:hAnsi="Cambria Math"/>
                      </w:rPr>
                      <m:t>h, total</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h, systematic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 c</m:t>
                            </m:r>
                          </m:sub>
                          <m:sup>
                            <m:r>
                              <w:rPr>
                                <w:rFonts w:ascii="Cambria Math" w:hAnsi="Cambria Math"/>
                              </w:rPr>
                              <m:t>2</m:t>
                            </m:r>
                          </m:sup>
                        </m:sSubSup>
                      </m:e>
                    </m:d>
                  </m:e>
                  <m:sup>
                    <m:r>
                      <w:rPr>
                        <w:rFonts w:ascii="Cambria Math" w:hAnsi="Cambria Math"/>
                      </w:rPr>
                      <m:t>1/2</m:t>
                    </m:r>
                  </m:sup>
                </m:sSup>
              </m:oMath>
            </m:oMathPara>
          </w:p>
        </w:tc>
        <w:tc>
          <w:tcPr>
            <w:tcW w:w="750" w:type="pct"/>
          </w:tcPr>
          <w:p w14:paraId="0938407A" w14:textId="67D4DC9B" w:rsidR="007A4A3E" w:rsidRPr="00F20580" w:rsidRDefault="00332069" w:rsidP="007A4A3E">
            <w:fldSimple w:instr=" SEQ Eq \* MERGEFORMAT ">
              <w:r w:rsidR="00DA1807">
                <w:rPr>
                  <w:noProof/>
                </w:rPr>
                <w:t>13</w:t>
              </w:r>
            </w:fldSimple>
          </w:p>
        </w:tc>
      </w:tr>
    </w:tbl>
    <w:p w14:paraId="4A130378" w14:textId="5EAA3D7B" w:rsidR="00D940D3" w:rsidRPr="00F20580" w:rsidRDefault="007A4A3E" w:rsidP="00D940D3">
      <w:r w:rsidRPr="00FD4E59">
        <w:t xml:space="preserve">This represents the total error in the surface height for a single corrected </w:t>
      </w:r>
      <w:r w:rsidR="006B774B" w:rsidRPr="00FD4E59">
        <w:t>height</w:t>
      </w:r>
      <w:r w:rsidRPr="00FD4E59">
        <w:t xml:space="preserve">.  In most cases, error estimates for ice-sheet quantities will depend on errors from many segments from different </w:t>
      </w:r>
      <w:r w:rsidR="00E17813" w:rsidRPr="00FD4E59">
        <w:t>fit center</w:t>
      </w:r>
      <w:r w:rsidRPr="00FD4E59">
        <w:t xml:space="preserve">s, and the spatial scale of the different error components will need to be taken into account in error propagation models.  </w:t>
      </w:r>
      <w:r w:rsidR="004A1DF6" w:rsidRPr="00086776">
        <w:rPr>
          <w:highlight w:val="yellow"/>
        </w:rPr>
        <w:t xml:space="preserve">To allow users to </w:t>
      </w:r>
      <w:r w:rsidR="004A294E" w:rsidRPr="00086776">
        <w:rPr>
          <w:highlight w:val="yellow"/>
        </w:rPr>
        <w:t>separate these effects, we report both</w:t>
      </w:r>
      <w:r w:rsidRPr="00086776">
        <w:rPr>
          <w:highlight w:val="yellow"/>
        </w:rPr>
        <w:t xml:space="preserve"> the total error</w:t>
      </w:r>
      <w:r w:rsidR="004A294E" w:rsidRPr="00086776">
        <w:rPr>
          <w:highlight w:val="yellow"/>
        </w:rPr>
        <w:t xml:space="preserve"> including both </w:t>
      </w:r>
      <w:proofErr w:type="gramStart"/>
      <w:r w:rsidR="004A294E" w:rsidRPr="00086776">
        <w:rPr>
          <w:highlight w:val="yellow"/>
        </w:rPr>
        <w:t xml:space="preserve">effects, </w:t>
      </w:r>
      <w:r w:rsidRPr="00086776">
        <w:rPr>
          <w:highlight w:val="yellow"/>
        </w:rPr>
        <w:t xml:space="preserve"> </w:t>
      </w:r>
      <w:proofErr w:type="spellStart"/>
      <w:r w:rsidRPr="00086776">
        <w:rPr>
          <w:i/>
          <w:highlight w:val="yellow"/>
        </w:rPr>
        <w:t>pass</w:t>
      </w:r>
      <w:proofErr w:type="gramEnd"/>
      <w:r w:rsidRPr="00086776">
        <w:rPr>
          <w:i/>
          <w:highlight w:val="yellow"/>
        </w:rPr>
        <w:t>_h_shapecorr_sigma</w:t>
      </w:r>
      <w:proofErr w:type="spellEnd"/>
      <w:r w:rsidRPr="00086776">
        <w:rPr>
          <w:i/>
          <w:highlight w:val="yellow"/>
        </w:rPr>
        <w:t xml:space="preserve">, </w:t>
      </w:r>
      <w:r w:rsidRPr="00086776">
        <w:rPr>
          <w:highlight w:val="yellow"/>
        </w:rPr>
        <w:t xml:space="preserve">and the component due only to </w:t>
      </w:r>
      <w:r w:rsidR="004A294E" w:rsidRPr="00086776">
        <w:rPr>
          <w:highlight w:val="yellow"/>
        </w:rPr>
        <w:t>systematic errors,</w:t>
      </w:r>
      <w:r w:rsidRPr="00086776">
        <w:rPr>
          <w:highlight w:val="yellow"/>
        </w:rPr>
        <w:t xml:space="preserve"> </w:t>
      </w:r>
      <w:proofErr w:type="spellStart"/>
      <w:r w:rsidR="00EB3ED5" w:rsidRPr="00086776">
        <w:rPr>
          <w:i/>
          <w:highlight w:val="yellow"/>
        </w:rPr>
        <w:t>pass_h_</w:t>
      </w:r>
      <w:r w:rsidR="00FD4E59" w:rsidRPr="00086776">
        <w:rPr>
          <w:i/>
          <w:highlight w:val="yellow"/>
        </w:rPr>
        <w:t>shapecorr</w:t>
      </w:r>
      <w:r w:rsidR="00EB3ED5" w:rsidRPr="00086776">
        <w:rPr>
          <w:i/>
          <w:highlight w:val="yellow"/>
        </w:rPr>
        <w:t>_sigma</w:t>
      </w:r>
      <w:r w:rsidR="00FD4E59" w:rsidRPr="00086776">
        <w:rPr>
          <w:i/>
          <w:highlight w:val="yellow"/>
        </w:rPr>
        <w:t>_systematic</w:t>
      </w:r>
      <w:proofErr w:type="spellEnd"/>
      <w:r w:rsidR="004A294E" w:rsidRPr="00086776">
        <w:rPr>
          <w:i/>
          <w:highlight w:val="yellow"/>
        </w:rPr>
        <w:t>.</w:t>
      </w:r>
    </w:p>
    <w:p w14:paraId="3C63FBEA" w14:textId="556BE084" w:rsidR="005F5588" w:rsidRDefault="00A122EB" w:rsidP="00A122EB">
      <w:pPr>
        <w:pStyle w:val="Heading2"/>
      </w:pPr>
      <w:bookmarkStart w:id="210" w:name="_Ref496121511"/>
      <w:bookmarkStart w:id="211" w:name="_Toc497824337"/>
      <w:r>
        <w:t xml:space="preserve">Calculating shape-corrected heights </w:t>
      </w:r>
      <w:r w:rsidR="002E26FA">
        <w:t>for non-repeat-track</w:t>
      </w:r>
      <w:r w:rsidR="00957241">
        <w:t xml:space="preserve"> data</w:t>
      </w:r>
      <w:bookmarkEnd w:id="210"/>
      <w:bookmarkEnd w:id="211"/>
    </w:p>
    <w:p w14:paraId="1C5CBE73" w14:textId="50296E13" w:rsidR="00A122EB" w:rsidRPr="004454E9" w:rsidRDefault="00A122EB" w:rsidP="004454E9">
      <w:r>
        <w:t xml:space="preserve">To calculate surface heights for pre-ICESat-2 data sets, and for crossing ICESat-2 orbits, we </w:t>
      </w:r>
      <w:r w:rsidR="00DE52BD">
        <w:t xml:space="preserve">first select all data within a distance </w:t>
      </w:r>
      <w:proofErr w:type="spellStart"/>
      <w:r w:rsidR="00DE52BD" w:rsidRPr="00957241">
        <w:rPr>
          <w:i/>
        </w:rPr>
        <w:t>L_search_XT</w:t>
      </w:r>
      <w:proofErr w:type="spellEnd"/>
      <w:r w:rsidR="00DE52BD" w:rsidRPr="00957241">
        <w:rPr>
          <w:i/>
        </w:rPr>
        <w:t xml:space="preserve"> </w:t>
      </w:r>
      <w:r w:rsidR="00DE52BD">
        <w:t xml:space="preserve">of the </w:t>
      </w:r>
      <w:r w:rsidR="00957241">
        <w:t>updated</w:t>
      </w:r>
      <w:r w:rsidR="00DE52BD">
        <w:t xml:space="preserve"> </w:t>
      </w:r>
      <w:r w:rsidR="003A2739">
        <w:t xml:space="preserve">fit point.  We then calculate the coordinates of these points in </w:t>
      </w:r>
      <w:proofErr w:type="spellStart"/>
      <w:r w:rsidR="003A2739">
        <w:t>along</w:t>
      </w:r>
      <w:proofErr w:type="spellEnd"/>
      <w:r w:rsidR="003A2739">
        <w:t xml:space="preserve">-track </w:t>
      </w:r>
      <w:r w:rsidR="0071117E">
        <w:t>and across-track coordinates</w:t>
      </w:r>
      <w:r w:rsidR="004454E9">
        <w:t>, and based on these coordinates,</w:t>
      </w:r>
      <w:r w:rsidR="003A2739">
        <w:t xml:space="preserve"> generate </w:t>
      </w:r>
      <w:proofErr w:type="spellStart"/>
      <w:r w:rsidR="003A2739" w:rsidRPr="003A2739">
        <w:rPr>
          <w:b/>
        </w:rPr>
        <w:t>S</w:t>
      </w:r>
      <w:r w:rsidR="003A2739" w:rsidRPr="003A2739">
        <w:rPr>
          <w:vertAlign w:val="subscript"/>
        </w:rPr>
        <w:t>k</w:t>
      </w:r>
      <w:proofErr w:type="spellEnd"/>
      <w:r w:rsidR="003A2739">
        <w:t xml:space="preserve"> and </w:t>
      </w:r>
      <w:proofErr w:type="spellStart"/>
      <w:r w:rsidR="003A2739" w:rsidRPr="003A2739">
        <w:rPr>
          <w:b/>
        </w:rPr>
        <w:t>S</w:t>
      </w:r>
      <w:r w:rsidR="003A2739" w:rsidRPr="003A2739">
        <w:rPr>
          <w:vertAlign w:val="subscript"/>
        </w:rPr>
        <w:t>kt</w:t>
      </w:r>
      <w:proofErr w:type="spellEnd"/>
      <w:r w:rsidR="003A2739">
        <w:t xml:space="preserve"> matrices</w:t>
      </w:r>
      <w:r w:rsidR="004454E9">
        <w:t>.  To</w:t>
      </w:r>
      <w:r w:rsidR="003A2739">
        <w:t xml:space="preserve"> prevent the </w:t>
      </w:r>
      <w:r w:rsidR="0071117E">
        <w:t>extrapolation of surface-shape change rates beyond the duration of the ICESat-2 mission</w:t>
      </w:r>
      <w:r w:rsidR="003A2739">
        <w:t xml:space="preserve">, we limit the value of </w:t>
      </w:r>
      <w:r w:rsidR="003A2739" w:rsidRPr="003A2739">
        <w:rPr>
          <w:i/>
        </w:rPr>
        <w:t xml:space="preserve">t </w:t>
      </w:r>
      <w:r w:rsidR="003A2739">
        <w:t xml:space="preserve">in equation 5 to, at minimum, the time of the start of the ICESat-2 mission.  We </w:t>
      </w:r>
      <w:r w:rsidR="00DE52BD">
        <w:t xml:space="preserve">then </w:t>
      </w:r>
      <w:r>
        <w:t xml:space="preserve">follow the procedure in </w:t>
      </w:r>
      <w:r w:rsidR="00DE52BD">
        <w:fldChar w:fldCharType="begin"/>
      </w:r>
      <w:r w:rsidR="00DE52BD">
        <w:instrText xml:space="preserve"> REF _Ref490830044 \r \h </w:instrText>
      </w:r>
      <w:r w:rsidR="00DE52BD">
        <w:fldChar w:fldCharType="separate"/>
      </w:r>
      <w:r w:rsidR="00DA1807">
        <w:t>3.5</w:t>
      </w:r>
      <w:r w:rsidR="00DE52BD">
        <w:fldChar w:fldCharType="end"/>
      </w:r>
      <w:r w:rsidR="00DE52BD">
        <w:t xml:space="preserve"> and </w:t>
      </w:r>
      <w:r w:rsidR="00DE52BD">
        <w:fldChar w:fldCharType="begin"/>
      </w:r>
      <w:r w:rsidR="00DE52BD">
        <w:instrText xml:space="preserve"> REF _Ref490830055 \r \h </w:instrText>
      </w:r>
      <w:r w:rsidR="00DE52BD">
        <w:fldChar w:fldCharType="separate"/>
      </w:r>
      <w:r w:rsidR="00DA1807">
        <w:t>3.6</w:t>
      </w:r>
      <w:r w:rsidR="00DE52BD">
        <w:fldChar w:fldCharType="end"/>
      </w:r>
      <w:r w:rsidR="00DE52BD">
        <w:t xml:space="preserve"> to identify </w:t>
      </w:r>
      <w:r w:rsidR="003A2739">
        <w:t>the</w:t>
      </w:r>
      <w:r w:rsidR="00DE52BD">
        <w:t xml:space="preserve"> data point</w:t>
      </w:r>
      <w:r w:rsidR="003A2739">
        <w:t xml:space="preserve"> with the smallest error for each data set.  We report the time, error estimate, </w:t>
      </w:r>
      <w:r w:rsidR="00A72C31">
        <w:t>corrected height, and data source for each point, as well as the location, pair, and track number</w:t>
      </w:r>
      <w:r w:rsidR="004454E9">
        <w:t xml:space="preserve"> corresponding to the fit point in the </w:t>
      </w:r>
      <w:proofErr w:type="spellStart"/>
      <w:r w:rsidR="002C7042">
        <w:rPr>
          <w:i/>
        </w:rPr>
        <w:t>non_repeat_track_</w:t>
      </w:r>
      <w:r w:rsidR="004454E9">
        <w:rPr>
          <w:i/>
        </w:rPr>
        <w:t>data</w:t>
      </w:r>
      <w:proofErr w:type="spellEnd"/>
      <w:r w:rsidR="004454E9">
        <w:t xml:space="preserve"> group.</w:t>
      </w:r>
    </w:p>
    <w:p w14:paraId="219C76EF" w14:textId="1706E3A4" w:rsidR="00A50F83" w:rsidRPr="00691C47" w:rsidRDefault="00A50F83" w:rsidP="00A50F83">
      <w:pPr>
        <w:pStyle w:val="Heading1"/>
        <w:rPr>
          <w:rFonts w:ascii="Times New Roman" w:hAnsi="Times New Roman"/>
        </w:rPr>
      </w:pPr>
      <w:bookmarkStart w:id="212" w:name="_Toc254846387"/>
      <w:bookmarkStart w:id="213" w:name="_Toc497824338"/>
      <w:r w:rsidRPr="00691C47">
        <w:rPr>
          <w:rFonts w:ascii="Times New Roman" w:hAnsi="Times New Roman"/>
        </w:rPr>
        <w:lastRenderedPageBreak/>
        <w:t>LAND ICE PRODUCTS</w:t>
      </w:r>
      <w:bookmarkEnd w:id="212"/>
      <w:r w:rsidR="00971CFE" w:rsidRPr="00691C47">
        <w:rPr>
          <w:rFonts w:ascii="Times New Roman" w:hAnsi="Times New Roman"/>
        </w:rPr>
        <w:t xml:space="preserve">: Land Ice </w:t>
      </w:r>
      <w:r w:rsidR="003D5696">
        <w:rPr>
          <w:rFonts w:ascii="Times New Roman" w:hAnsi="Times New Roman"/>
        </w:rPr>
        <w:t>H (</w:t>
      </w:r>
      <w:r w:rsidR="00971CFE" w:rsidRPr="00691C47">
        <w:rPr>
          <w:rFonts w:ascii="Times New Roman" w:hAnsi="Times New Roman"/>
        </w:rPr>
        <w:t>t</w:t>
      </w:r>
      <w:proofErr w:type="gramStart"/>
      <w:r w:rsidR="00971CFE" w:rsidRPr="00691C47">
        <w:rPr>
          <w:rFonts w:ascii="Times New Roman" w:hAnsi="Times New Roman"/>
        </w:rPr>
        <w:t>)(</w:t>
      </w:r>
      <w:proofErr w:type="gramEnd"/>
      <w:r w:rsidR="00971CFE" w:rsidRPr="00691C47">
        <w:rPr>
          <w:rFonts w:ascii="Times New Roman" w:hAnsi="Times New Roman"/>
        </w:rPr>
        <w:t>ATL 11/L3B)</w:t>
      </w:r>
      <w:bookmarkEnd w:id="213"/>
      <w:r w:rsidR="00971CFE" w:rsidRPr="00691C47">
        <w:rPr>
          <w:rFonts w:ascii="Times New Roman" w:hAnsi="Times New Roman"/>
        </w:rPr>
        <w:t xml:space="preserve"> </w:t>
      </w:r>
    </w:p>
    <w:p w14:paraId="0EB01A87" w14:textId="5F928D65" w:rsidR="007A4A3E" w:rsidRPr="00A6076E" w:rsidRDefault="007A4A3E" w:rsidP="007A4A3E">
      <w:bookmarkStart w:id="214" w:name="_Toc306779526"/>
      <w:bookmarkStart w:id="215" w:name="_Toc190762477"/>
      <w:r w:rsidRPr="002D3B43">
        <w:t>The ATL11</w:t>
      </w:r>
      <w:r w:rsidR="00D050BB">
        <w:t xml:space="preserve"> consists of two main parameter groups: </w:t>
      </w:r>
      <w:proofErr w:type="spellStart"/>
      <w:r w:rsidR="00D050BB">
        <w:rPr>
          <w:i/>
        </w:rPr>
        <w:t>corrected_h</w:t>
      </w:r>
      <w:proofErr w:type="spellEnd"/>
      <w:r w:rsidR="00D050BB">
        <w:t xml:space="preserve">, which gives the corrected heights for each pass, and </w:t>
      </w:r>
      <w:proofErr w:type="spellStart"/>
      <w:r w:rsidR="00D050BB" w:rsidRPr="00D050BB">
        <w:rPr>
          <w:i/>
        </w:rPr>
        <w:t>non_repeat_track_data</w:t>
      </w:r>
      <w:proofErr w:type="spellEnd"/>
      <w:r w:rsidR="00D050BB">
        <w:t xml:space="preserve">, which gives altimetry measurements for data from other missions and for crossover measurements. Other groups provide </w:t>
      </w:r>
      <w:r w:rsidRPr="002F2742">
        <w:t xml:space="preserve">a set of </w:t>
      </w:r>
      <w:r w:rsidR="00D050BB">
        <w:t xml:space="preserve">data-quality parameters, and </w:t>
      </w:r>
      <w:r w:rsidRPr="002F2742">
        <w:t xml:space="preserve">ancillary data describing the </w:t>
      </w:r>
      <w:r w:rsidR="00D050BB">
        <w:t>fitting process</w:t>
      </w:r>
      <w:r w:rsidRPr="002F2742">
        <w:t xml:space="preserve">. </w:t>
      </w:r>
    </w:p>
    <w:p w14:paraId="7566CD48" w14:textId="77777777" w:rsidR="00DA1807" w:rsidRPr="00283CD5" w:rsidRDefault="007A4A3E">
      <w:pPr>
        <w:pStyle w:val="Heading2"/>
        <w:rPr>
          <w:ins w:id="216" w:author="Microsoft Office User" w:date="2018-03-23T16:17:00Z"/>
        </w:rPr>
        <w:pPrChange w:id="217" w:author="Microsoft Office User" w:date="2018-03-23T16:17:00Z">
          <w:pPr/>
        </w:pPrChange>
      </w:pPr>
      <w:bookmarkStart w:id="218" w:name="_Toc497824339"/>
      <w:proofErr w:type="spellStart"/>
      <w:r w:rsidRPr="00D050BB">
        <w:rPr>
          <w:rFonts w:cs="Times New Roman"/>
          <w:i/>
        </w:rPr>
        <w:t>Corrected_h</w:t>
      </w:r>
      <w:proofErr w:type="spellEnd"/>
      <w:r w:rsidRPr="00C041C3">
        <w:rPr>
          <w:rFonts w:cs="Times New Roman"/>
        </w:rPr>
        <w:t xml:space="preserve"> </w:t>
      </w:r>
      <w:r w:rsidR="000D0F67" w:rsidRPr="00C041C3">
        <w:rPr>
          <w:rFonts w:cs="Times New Roman"/>
        </w:rPr>
        <w:t>g</w:t>
      </w:r>
      <w:r w:rsidRPr="00C041C3">
        <w:rPr>
          <w:rFonts w:cs="Times New Roman"/>
        </w:rPr>
        <w:t>roup</w:t>
      </w:r>
      <w:bookmarkEnd w:id="218"/>
      <w:r w:rsidR="00A82087" w:rsidRPr="00283CD5">
        <w:rPr>
          <w:rFonts w:cs="Times New Roman"/>
        </w:rPr>
        <w:fldChar w:fldCharType="begin"/>
      </w:r>
      <w:r w:rsidR="00A82087" w:rsidRPr="00C041C3">
        <w:rPr>
          <w:rFonts w:cs="Times New Roman"/>
        </w:rPr>
        <w:instrText xml:space="preserve"> REF _Ref259341384 \h </w:instrText>
      </w:r>
      <w:r w:rsidR="00C041C3" w:rsidRPr="00C041C3">
        <w:rPr>
          <w:rFonts w:cs="Times New Roman"/>
        </w:rPr>
        <w:instrText xml:space="preserve"> \* MERGEFORMAT </w:instrText>
      </w:r>
      <w:r w:rsidR="00A82087" w:rsidRPr="00283CD5">
        <w:rPr>
          <w:rFonts w:cs="Times New Roman"/>
        </w:rPr>
      </w:r>
      <w:r w:rsidR="00A82087" w:rsidRPr="00283CD5">
        <w:rPr>
          <w:rFonts w:cs="Times New Roman"/>
        </w:rPr>
        <w:fldChar w:fldCharType="separate"/>
      </w:r>
      <w:ins w:id="219" w:author="Microsoft Office User" w:date="2018-03-23T16:17:00Z">
        <w:r w:rsidR="00DA1807" w:rsidRPr="00DA1807">
          <w:rPr>
            <w:rFonts w:cs="Times New Roman"/>
          </w:rPr>
          <w:t>.</w:t>
        </w:r>
      </w:ins>
    </w:p>
    <w:p w14:paraId="03DE3414" w14:textId="77777777" w:rsidR="00DA1807" w:rsidRDefault="00DA1807">
      <w:pPr>
        <w:rPr>
          <w:ins w:id="220" w:author="Microsoft Office User" w:date="2018-03-23T16:17:00Z"/>
        </w:rPr>
        <w:pPrChange w:id="221" w:author="Microsoft Office User" w:date="2018-03-23T16:17:00Z">
          <w:pPr>
            <w:pStyle w:val="Caption"/>
            <w:keepNext/>
          </w:pPr>
        </w:pPrChange>
      </w:pPr>
    </w:p>
    <w:p w14:paraId="371062C7" w14:textId="6679EC43" w:rsidR="00143094" w:rsidRPr="00283CD5" w:rsidDel="006160A8" w:rsidRDefault="00DA1807">
      <w:pPr>
        <w:rPr>
          <w:del w:id="222" w:author="Microsoft Office User" w:date="2018-03-19T15:42:00Z"/>
        </w:rPr>
        <w:pPrChange w:id="223" w:author="Microsoft Office User" w:date="2018-03-19T15:42:00Z">
          <w:pPr>
            <w:pStyle w:val="Heading2"/>
          </w:pPr>
        </w:pPrChange>
      </w:pPr>
      <w:ins w:id="224" w:author="Microsoft Office User" w:date="2018-03-23T16:17:00Z">
        <w:r w:rsidRPr="00691C47">
          <w:rPr>
            <w:noProof/>
          </w:rPr>
          <w:t xml:space="preserve">Table </w:t>
        </w:r>
        <w:r>
          <w:rPr>
            <w:noProof/>
          </w:rPr>
          <w:t>4</w:t>
        </w:r>
        <w:r w:rsidRPr="00691C47">
          <w:rPr>
            <w:noProof/>
          </w:rPr>
          <w:noBreakHyphen/>
        </w:r>
        <w:r>
          <w:rPr>
            <w:noProof/>
          </w:rPr>
          <w:t>1</w:t>
        </w:r>
      </w:ins>
      <w:del w:id="225" w:author="Microsoft Office User" w:date="2018-03-19T15:42:00Z">
        <w:r w:rsidR="00143094" w:rsidRPr="00143094" w:rsidDel="006160A8">
          <w:delText>.</w:delText>
        </w:r>
      </w:del>
    </w:p>
    <w:p w14:paraId="0AAA2A90" w14:textId="77777777" w:rsidR="00143094" w:rsidDel="006160A8" w:rsidRDefault="00143094" w:rsidP="00143094">
      <w:pPr>
        <w:rPr>
          <w:del w:id="226" w:author="Microsoft Office User" w:date="2018-03-19T15:42:00Z"/>
        </w:rPr>
      </w:pPr>
    </w:p>
    <w:p w14:paraId="7D5E24F1" w14:textId="6E8329C7" w:rsidR="006C6D3F" w:rsidRPr="00283CD5" w:rsidRDefault="00143094" w:rsidP="00283CD5">
      <w:del w:id="227" w:author="Microsoft Office User" w:date="2018-03-19T15:42:00Z">
        <w:r w:rsidRPr="00691C47" w:rsidDel="006160A8">
          <w:rPr>
            <w:noProof/>
          </w:rPr>
          <w:delText xml:space="preserve">Table </w:delText>
        </w:r>
        <w:r w:rsidDel="006160A8">
          <w:rPr>
            <w:noProof/>
          </w:rPr>
          <w:delText>4</w:delText>
        </w:r>
        <w:r w:rsidRPr="00691C47" w:rsidDel="006160A8">
          <w:noBreakHyphen/>
        </w:r>
        <w:r w:rsidDel="006160A8">
          <w:rPr>
            <w:noProof/>
          </w:rPr>
          <w:delText>1</w:delText>
        </w:r>
      </w:del>
      <w:r w:rsidR="00A82087" w:rsidRPr="00283CD5">
        <w:rPr>
          <w:b/>
        </w:rPr>
        <w:fldChar w:fldCharType="end"/>
      </w:r>
      <w:r w:rsidR="00A82087" w:rsidRPr="00283CD5">
        <w:t xml:space="preserve"> shows the parameters in the </w:t>
      </w:r>
      <w:proofErr w:type="spellStart"/>
      <w:r w:rsidR="00A82087" w:rsidRPr="00C041C3">
        <w:rPr>
          <w:i/>
        </w:rPr>
        <w:t>corrected_h</w:t>
      </w:r>
      <w:proofErr w:type="spellEnd"/>
      <w:r w:rsidR="00A82087" w:rsidRPr="00283CD5">
        <w:t xml:space="preserve"> groups. This group gives the principal output parameters of the ATL11.   A corrected repeat measurement is given by </w:t>
      </w:r>
      <w:proofErr w:type="spellStart"/>
      <w:r w:rsidR="00A82087" w:rsidRPr="00283CD5">
        <w:rPr>
          <w:i/>
        </w:rPr>
        <w:t>pass_h_shapecorr</w:t>
      </w:r>
      <w:proofErr w:type="spellEnd"/>
      <w:r w:rsidR="00A82087" w:rsidRPr="00283CD5">
        <w:t xml:space="preserve">, which gives the corrected </w:t>
      </w:r>
      <w:r w:rsidR="006B774B" w:rsidRPr="00283CD5">
        <w:t>height</w:t>
      </w:r>
      <w:r w:rsidR="00A82087" w:rsidRPr="00283CD5">
        <w:t xml:space="preserve"> for coordinates (</w:t>
      </w:r>
      <w:proofErr w:type="spellStart"/>
      <w:r w:rsidR="00A82087" w:rsidRPr="00283CD5">
        <w:rPr>
          <w:i/>
        </w:rPr>
        <w:t>ref_pt_lat</w:t>
      </w:r>
      <w:proofErr w:type="spellEnd"/>
      <w:r w:rsidR="00A82087" w:rsidRPr="00283CD5">
        <w:rPr>
          <w:i/>
        </w:rPr>
        <w:t xml:space="preserve">, </w:t>
      </w:r>
      <w:proofErr w:type="spellStart"/>
      <w:r w:rsidR="00A82087" w:rsidRPr="00283CD5">
        <w:rPr>
          <w:i/>
        </w:rPr>
        <w:t>ref_pt_lon</w:t>
      </w:r>
      <w:proofErr w:type="spellEnd"/>
      <w:r w:rsidR="00A82087" w:rsidRPr="00283CD5">
        <w:t xml:space="preserve">) at time </w:t>
      </w:r>
      <w:proofErr w:type="spellStart"/>
      <w:r w:rsidR="00A82087" w:rsidRPr="00283CD5">
        <w:rPr>
          <w:i/>
        </w:rPr>
        <w:t>mean_pass_time</w:t>
      </w:r>
      <w:proofErr w:type="spellEnd"/>
      <w:r w:rsidR="00A82087" w:rsidRPr="00283CD5">
        <w:t xml:space="preserve">.  These coordinates give the adjusted </w:t>
      </w:r>
      <w:r w:rsidR="00E17813">
        <w:t>fit center</w:t>
      </w:r>
      <w:r w:rsidR="00A82087" w:rsidRPr="00283CD5">
        <w:t xml:space="preserve"> based on the selected segments, which is the location to which the surface-shape correction corrects the height measurements.  We give mean latitudes and longitudes for the valid segments in each </w:t>
      </w:r>
      <w:r w:rsidR="00B93F37" w:rsidRPr="00283CD5">
        <w:t xml:space="preserve">repeat </w:t>
      </w:r>
      <w:r w:rsidR="00A82087" w:rsidRPr="00283CD5">
        <w:t>in (</w:t>
      </w:r>
      <w:proofErr w:type="spellStart"/>
      <w:r w:rsidR="00A82087" w:rsidRPr="00283CD5">
        <w:rPr>
          <w:i/>
        </w:rPr>
        <w:t>mean_pass_lat</w:t>
      </w:r>
      <w:proofErr w:type="spellEnd"/>
      <w:r w:rsidR="00A82087" w:rsidRPr="00283CD5">
        <w:rPr>
          <w:i/>
        </w:rPr>
        <w:t xml:space="preserve">, </w:t>
      </w:r>
      <w:proofErr w:type="spellStart"/>
      <w:r w:rsidR="00A82087" w:rsidRPr="00283CD5">
        <w:rPr>
          <w:i/>
        </w:rPr>
        <w:t>mean_pass_lon</w:t>
      </w:r>
      <w:proofErr w:type="spellEnd"/>
      <w:r w:rsidR="00A82087" w:rsidRPr="00283CD5">
        <w:t xml:space="preserve">).  Two error metrics are given in </w:t>
      </w:r>
      <w:proofErr w:type="spellStart"/>
      <w:r w:rsidR="00A82087" w:rsidRPr="00283CD5">
        <w:rPr>
          <w:i/>
        </w:rPr>
        <w:t>pass_h_shapecorr_sigma</w:t>
      </w:r>
      <w:proofErr w:type="spellEnd"/>
      <w:r w:rsidR="00A82087" w:rsidRPr="00283CD5">
        <w:t xml:space="preserve"> and </w:t>
      </w:r>
      <w:proofErr w:type="spellStart"/>
      <w:r w:rsidR="00A82087" w:rsidRPr="00283CD5">
        <w:rPr>
          <w:i/>
        </w:rPr>
        <w:t>pass_h_shapecorr_sigma_systematic</w:t>
      </w:r>
      <w:proofErr w:type="spellEnd"/>
      <w:r w:rsidR="00A82087" w:rsidRPr="00283CD5">
        <w:t xml:space="preserve">.  The first gives the total error including all systematic and uncorrelated errors; the second gives only that part of the error that is correlated at scales larger than one </w:t>
      </w:r>
      <w:r w:rsidR="00E17813">
        <w:t>fit center</w:t>
      </w:r>
      <w:r w:rsidR="00A82087" w:rsidRPr="00283CD5">
        <w:t xml:space="preserve">; </w:t>
      </w:r>
      <w:r w:rsidR="009B294C" w:rsidRPr="00283CD5">
        <w:t>subtracting the squares of these error terms and taking the square root can recover the uncorrelated part of the error</w:t>
      </w:r>
      <w:bookmarkStart w:id="228" w:name="_Ref259341384"/>
      <w:r w:rsidR="00086776">
        <w:t>.</w:t>
      </w:r>
    </w:p>
    <w:p w14:paraId="06EC52A8" w14:textId="77777777" w:rsidR="006C6D3F" w:rsidRDefault="006C6D3F" w:rsidP="006C6D3F">
      <w:pPr>
        <w:pStyle w:val="Caption"/>
        <w:keepNext/>
        <w:rPr>
          <w:sz w:val="24"/>
          <w:szCs w:val="24"/>
        </w:rPr>
      </w:pPr>
    </w:p>
    <w:p w14:paraId="4540FC58" w14:textId="398700AA" w:rsidR="00465D40" w:rsidRDefault="00465D40" w:rsidP="006C6D3F">
      <w:pPr>
        <w:pStyle w:val="Caption"/>
        <w:keepNext/>
        <w:rPr>
          <w:sz w:val="24"/>
          <w:szCs w:val="24"/>
        </w:rPr>
      </w:pPr>
      <w:bookmarkStart w:id="229" w:name="_Toc462391966"/>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1</w:t>
      </w:r>
      <w:r w:rsidR="002D3B43" w:rsidRPr="00691C47">
        <w:rPr>
          <w:noProof/>
          <w:sz w:val="24"/>
          <w:szCs w:val="24"/>
        </w:rPr>
        <w:fldChar w:fldCharType="end"/>
      </w:r>
      <w:bookmarkEnd w:id="228"/>
      <w:r w:rsidRPr="00691C47">
        <w:rPr>
          <w:sz w:val="24"/>
          <w:szCs w:val="24"/>
        </w:rPr>
        <w:t xml:space="preserve"> </w:t>
      </w:r>
      <w:proofErr w:type="spellStart"/>
      <w:r w:rsidRPr="00691C47">
        <w:rPr>
          <w:i/>
          <w:sz w:val="24"/>
          <w:szCs w:val="24"/>
        </w:rPr>
        <w:t>corrected_h</w:t>
      </w:r>
      <w:proofErr w:type="spellEnd"/>
      <w:r w:rsidR="007D7189">
        <w:rPr>
          <w:sz w:val="24"/>
          <w:szCs w:val="24"/>
        </w:rPr>
        <w:t xml:space="preserve"> g</w:t>
      </w:r>
      <w:r w:rsidRPr="00691C47">
        <w:rPr>
          <w:sz w:val="24"/>
          <w:szCs w:val="24"/>
        </w:rPr>
        <w:t>roup</w:t>
      </w:r>
      <w:bookmarkEnd w:id="229"/>
    </w:p>
    <w:tbl>
      <w:tblPr>
        <w:tblW w:w="0" w:type="auto"/>
        <w:tblLayout w:type="fixed"/>
        <w:tblCellMar>
          <w:left w:w="0" w:type="dxa"/>
          <w:right w:w="0" w:type="dxa"/>
        </w:tblCellMar>
        <w:tblLook w:val="0420" w:firstRow="1" w:lastRow="0" w:firstColumn="0" w:lastColumn="0" w:noHBand="0" w:noVBand="1"/>
      </w:tblPr>
      <w:tblGrid>
        <w:gridCol w:w="2664"/>
        <w:gridCol w:w="1890"/>
        <w:gridCol w:w="1350"/>
        <w:gridCol w:w="3744"/>
      </w:tblGrid>
      <w:tr w:rsidR="005334E7" w:rsidRPr="00F20580" w14:paraId="7BB76891" w14:textId="77777777" w:rsidTr="005334E7">
        <w:trPr>
          <w:trHeight w:val="403"/>
          <w:tblHeader/>
        </w:trPr>
        <w:tc>
          <w:tcPr>
            <w:tcW w:w="26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83BB390" w14:textId="51CC3A1D" w:rsidR="00B90D75" w:rsidRPr="00691C47" w:rsidRDefault="005334E7" w:rsidP="008451C6">
            <w:pPr>
              <w:pStyle w:val="TableText"/>
              <w:jc w:val="center"/>
              <w:rPr>
                <w:b/>
                <w:sz w:val="24"/>
              </w:rPr>
            </w:pPr>
            <w:r>
              <w:rPr>
                <w:b/>
                <w:sz w:val="24"/>
              </w:rPr>
              <w:t>D</w:t>
            </w:r>
          </w:p>
        </w:tc>
        <w:tc>
          <w:tcPr>
            <w:tcW w:w="18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644E09" w14:textId="77777777" w:rsidR="00B90D75" w:rsidRPr="00691C47" w:rsidRDefault="00B90D75" w:rsidP="008451C6">
            <w:pPr>
              <w:pStyle w:val="TableText"/>
              <w:jc w:val="center"/>
              <w:rPr>
                <w:b/>
                <w:sz w:val="24"/>
              </w:rPr>
            </w:pPr>
            <w:r w:rsidRPr="00691C47">
              <w:rPr>
                <w:b/>
                <w:sz w:val="24"/>
              </w:rPr>
              <w:t>Units</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Pr>
          <w:p w14:paraId="207AF479" w14:textId="22DE541C" w:rsidR="00B90D75" w:rsidRPr="00691C47" w:rsidRDefault="005334E7" w:rsidP="008451C6">
            <w:pPr>
              <w:pStyle w:val="TableText"/>
              <w:jc w:val="center"/>
              <w:rPr>
                <w:b/>
                <w:sz w:val="24"/>
              </w:rPr>
            </w:pPr>
            <w:r>
              <w:rPr>
                <w:b/>
                <w:sz w:val="24"/>
              </w:rPr>
              <w:t>Dimensions</w:t>
            </w:r>
          </w:p>
        </w:tc>
        <w:tc>
          <w:tcPr>
            <w:tcW w:w="37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12AE5A" w14:textId="79ADED71" w:rsidR="00B90D75" w:rsidRPr="00691C47" w:rsidRDefault="00B90D75" w:rsidP="008451C6">
            <w:pPr>
              <w:pStyle w:val="TableText"/>
              <w:jc w:val="center"/>
              <w:rPr>
                <w:b/>
                <w:sz w:val="24"/>
              </w:rPr>
            </w:pPr>
            <w:r w:rsidRPr="00691C47">
              <w:rPr>
                <w:b/>
                <w:sz w:val="24"/>
              </w:rPr>
              <w:t>Description</w:t>
            </w:r>
          </w:p>
        </w:tc>
      </w:tr>
      <w:tr w:rsidR="005334E7" w:rsidRPr="00F20580" w14:paraId="17522C36" w14:textId="77777777" w:rsidTr="005334E7">
        <w:trPr>
          <w:trHeight w:val="318"/>
        </w:trPr>
        <w:tc>
          <w:tcPr>
            <w:tcW w:w="266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337385" w14:textId="77777777" w:rsidR="00B90D75" w:rsidRPr="006C0492" w:rsidRDefault="00B90D75" w:rsidP="008451C6">
            <w:pPr>
              <w:pStyle w:val="TableText"/>
              <w:rPr>
                <w:i/>
                <w:sz w:val="24"/>
              </w:rPr>
            </w:pPr>
            <w:proofErr w:type="spellStart"/>
            <w:r w:rsidRPr="006C0492">
              <w:rPr>
                <w:i/>
                <w:sz w:val="24"/>
              </w:rPr>
              <w:t>ref_pt_lat</w:t>
            </w:r>
            <w:proofErr w:type="spellEnd"/>
          </w:p>
        </w:tc>
        <w:tc>
          <w:tcPr>
            <w:tcW w:w="18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EE37E12" w14:textId="77777777" w:rsidR="00B90D75" w:rsidRPr="006C6D3F" w:rsidRDefault="00B90D75" w:rsidP="008451C6">
            <w:pPr>
              <w:pStyle w:val="TableText"/>
              <w:rPr>
                <w:sz w:val="24"/>
              </w:rPr>
            </w:pPr>
            <w:r w:rsidRPr="006C6D3F">
              <w:rPr>
                <w:sz w:val="24"/>
              </w:rPr>
              <w:t>degrees North</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Pr>
          <w:p w14:paraId="606AB1A5" w14:textId="39A95C0F" w:rsidR="00B90D75" w:rsidRPr="005334E7" w:rsidRDefault="005334E7" w:rsidP="008451C6">
            <w:pPr>
              <w:pStyle w:val="TableText"/>
              <w:rPr>
                <w:i/>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86860B1" w14:textId="28019981" w:rsidR="00B90D75" w:rsidRPr="006C6D3F" w:rsidRDefault="00B90D75" w:rsidP="008451C6">
            <w:pPr>
              <w:pStyle w:val="TableText"/>
              <w:rPr>
                <w:sz w:val="24"/>
              </w:rPr>
            </w:pPr>
            <w:r>
              <w:rPr>
                <w:sz w:val="24"/>
              </w:rPr>
              <w:t>c</w:t>
            </w:r>
            <w:r w:rsidRPr="006C6D3F">
              <w:rPr>
                <w:sz w:val="24"/>
              </w:rPr>
              <w:t>enter latitude based on selected segments</w:t>
            </w:r>
          </w:p>
        </w:tc>
      </w:tr>
      <w:tr w:rsidR="005334E7" w:rsidRPr="00F20580" w14:paraId="55A95FEF" w14:textId="77777777" w:rsidTr="005334E7">
        <w:trPr>
          <w:trHeight w:val="331"/>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676D927" w14:textId="77777777" w:rsidR="00B90D75" w:rsidRPr="006C0492" w:rsidRDefault="00B90D75" w:rsidP="008451C6">
            <w:pPr>
              <w:pStyle w:val="TableText"/>
              <w:rPr>
                <w:i/>
                <w:sz w:val="24"/>
              </w:rPr>
            </w:pPr>
            <w:proofErr w:type="spellStart"/>
            <w:r w:rsidRPr="006C0492">
              <w:rPr>
                <w:i/>
                <w:sz w:val="24"/>
              </w:rPr>
              <w:t>ref_pt_lon</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757639" w14:textId="77777777" w:rsidR="00B90D75" w:rsidRPr="006C6D3F" w:rsidRDefault="00B90D75" w:rsidP="008451C6">
            <w:pPr>
              <w:pStyle w:val="TableText"/>
              <w:rPr>
                <w:sz w:val="24"/>
              </w:rPr>
            </w:pPr>
            <w:r w:rsidRPr="006C6D3F">
              <w:rPr>
                <w:sz w:val="24"/>
              </w:rPr>
              <w:t>degrees East</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326698E" w14:textId="1C7AA43C"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D45465E" w14:textId="782DE13A" w:rsidR="00B90D75" w:rsidRPr="006C6D3F" w:rsidRDefault="00B90D75" w:rsidP="008451C6">
            <w:pPr>
              <w:pStyle w:val="TableText"/>
              <w:rPr>
                <w:sz w:val="24"/>
              </w:rPr>
            </w:pPr>
            <w:r>
              <w:rPr>
                <w:sz w:val="24"/>
              </w:rPr>
              <w:t>c</w:t>
            </w:r>
            <w:r w:rsidRPr="006C6D3F">
              <w:rPr>
                <w:sz w:val="24"/>
              </w:rPr>
              <w:t>enter longitude based on selected segments</w:t>
            </w:r>
          </w:p>
        </w:tc>
      </w:tr>
      <w:tr w:rsidR="005334E7" w:rsidRPr="00F20580" w14:paraId="29F9CFD6"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8173E82" w14:textId="4BC53082" w:rsidR="00B90D75" w:rsidRPr="006C0492" w:rsidRDefault="00B90D75" w:rsidP="008451C6">
            <w:pPr>
              <w:pStyle w:val="TableText"/>
              <w:rPr>
                <w:i/>
                <w:sz w:val="24"/>
              </w:rPr>
            </w:pPr>
            <w:proofErr w:type="spellStart"/>
            <w:r>
              <w:rPr>
                <w:i/>
                <w:sz w:val="24"/>
              </w:rPr>
              <w:t>ref_pt_number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C5C14B" w14:textId="2DEA9E9F" w:rsidR="00B90D75" w:rsidRPr="006C6D3F" w:rsidRDefault="00B90D75" w:rsidP="008451C6">
            <w:pPr>
              <w:pStyle w:val="TableText"/>
              <w:rPr>
                <w:sz w:val="24"/>
              </w:rPr>
            </w:pPr>
            <w:proofErr w:type="spellStart"/>
            <w:r>
              <w:rPr>
                <w:sz w:val="24"/>
              </w:rPr>
              <w:t>unitless</w:t>
            </w:r>
            <w:proofErr w:type="spellEnd"/>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F50C0B9" w14:textId="27FB560F"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3951956" w14:textId="43AC2D40" w:rsidR="00B90D75" w:rsidRPr="002F5CFF" w:rsidRDefault="00B90D75" w:rsidP="008451C6">
            <w:pPr>
              <w:pStyle w:val="TableText"/>
              <w:rPr>
                <w:sz w:val="24"/>
              </w:rPr>
            </w:pPr>
            <w:r>
              <w:rPr>
                <w:sz w:val="24"/>
              </w:rPr>
              <w:t xml:space="preserve">The reference point number, </w:t>
            </w:r>
            <w:r>
              <w:rPr>
                <w:i/>
                <w:sz w:val="24"/>
              </w:rPr>
              <w:t>m</w:t>
            </w:r>
            <w:r>
              <w:rPr>
                <w:sz w:val="24"/>
              </w:rPr>
              <w:t>, counted from the equator crossing of the RGT.</w:t>
            </w:r>
          </w:p>
        </w:tc>
      </w:tr>
      <w:tr w:rsidR="005334E7" w:rsidRPr="00F20580" w14:paraId="56E0B4D7"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DD24138" w14:textId="77777777" w:rsidR="00B90D75" w:rsidRPr="006C0492" w:rsidRDefault="00B90D75" w:rsidP="008451C6">
            <w:pPr>
              <w:pStyle w:val="TableText"/>
              <w:rPr>
                <w:i/>
                <w:sz w:val="24"/>
              </w:rPr>
            </w:pPr>
            <w:proofErr w:type="spellStart"/>
            <w:r w:rsidRPr="006C0492">
              <w:rPr>
                <w:i/>
                <w:sz w:val="24"/>
              </w:rPr>
              <w:t>mean_pass_time</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1CE2AC" w14:textId="77777777" w:rsidR="00B90D75" w:rsidRPr="006C6D3F" w:rsidRDefault="00B90D75" w:rsidP="008451C6">
            <w:pPr>
              <w:pStyle w:val="TableText"/>
              <w:rPr>
                <w:sz w:val="24"/>
              </w:rPr>
            </w:pPr>
            <w:r w:rsidRPr="006C6D3F">
              <w:rPr>
                <w:sz w:val="24"/>
              </w:rPr>
              <w:t>seconds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133D7F9A" w14:textId="2183B556" w:rsidR="00B90D75" w:rsidRPr="006C6D3F"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D30DECF" w14:textId="17FE5632" w:rsidR="00B90D75" w:rsidRPr="006C6D3F" w:rsidRDefault="00B90D75" w:rsidP="008451C6">
            <w:pPr>
              <w:pStyle w:val="TableText"/>
              <w:rPr>
                <w:sz w:val="24"/>
              </w:rPr>
            </w:pPr>
            <w:r w:rsidRPr="006C6D3F">
              <w:rPr>
                <w:sz w:val="24"/>
              </w:rPr>
              <w:t>mean GPS time for the segments for each pass</w:t>
            </w:r>
          </w:p>
        </w:tc>
      </w:tr>
      <w:tr w:rsidR="005334E7" w:rsidRPr="00F20580" w14:paraId="6A43CD3B" w14:textId="77777777" w:rsidTr="005334E7">
        <w:trPr>
          <w:trHeight w:val="430"/>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70835EC" w14:textId="77777777" w:rsidR="00B90D75" w:rsidRPr="006C0492" w:rsidRDefault="00B90D75" w:rsidP="008451C6">
            <w:pPr>
              <w:pStyle w:val="TableText"/>
              <w:rPr>
                <w:i/>
                <w:sz w:val="24"/>
              </w:rPr>
            </w:pPr>
            <w:proofErr w:type="spellStart"/>
            <w:r w:rsidRPr="006C0492">
              <w:rPr>
                <w:i/>
                <w:sz w:val="24"/>
              </w:rPr>
              <w:t>pass_h_shapecorr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1097F77"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0C6F635B" w14:textId="268AA4DE"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746BE52C" w14:textId="3954FCB4" w:rsidR="00B90D75" w:rsidRPr="006C6D3F" w:rsidRDefault="00B90D75" w:rsidP="008451C6">
            <w:pPr>
              <w:pStyle w:val="TableText"/>
              <w:rPr>
                <w:sz w:val="24"/>
              </w:rPr>
            </w:pPr>
            <w:r>
              <w:rPr>
                <w:sz w:val="24"/>
              </w:rPr>
              <w:t>t</w:t>
            </w:r>
            <w:r w:rsidRPr="006C6D3F">
              <w:rPr>
                <w:sz w:val="24"/>
              </w:rPr>
              <w:t>he mean corrected height</w:t>
            </w:r>
          </w:p>
        </w:tc>
      </w:tr>
      <w:tr w:rsidR="005334E7" w:rsidRPr="00F20580" w14:paraId="4ED79D03"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254133" w14:textId="77777777" w:rsidR="00B90D75" w:rsidRPr="006C0492" w:rsidRDefault="00B90D75" w:rsidP="008451C6">
            <w:pPr>
              <w:pStyle w:val="TableText"/>
              <w:rPr>
                <w:i/>
                <w:sz w:val="24"/>
              </w:rPr>
            </w:pPr>
            <w:proofErr w:type="spellStart"/>
            <w:r w:rsidRPr="006C0492">
              <w:rPr>
                <w:i/>
                <w:sz w:val="24"/>
              </w:rPr>
              <w:lastRenderedPageBreak/>
              <w:t>pass_h_shapecorr_sigma</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432988"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7BAA12F" w14:textId="2FE3B171"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19CFE61" w14:textId="284344FF" w:rsidR="00B90D75" w:rsidRPr="006C6D3F" w:rsidRDefault="00B90D75" w:rsidP="008451C6">
            <w:pPr>
              <w:pStyle w:val="TableText"/>
              <w:rPr>
                <w:sz w:val="24"/>
              </w:rPr>
            </w:pPr>
            <w:r>
              <w:rPr>
                <w:sz w:val="24"/>
              </w:rPr>
              <w:t>t</w:t>
            </w:r>
            <w:r w:rsidRPr="006C6D3F">
              <w:rPr>
                <w:sz w:val="24"/>
              </w:rPr>
              <w:t>he formal error in the corrected height</w:t>
            </w:r>
          </w:p>
        </w:tc>
      </w:tr>
      <w:tr w:rsidR="005334E7" w:rsidRPr="00F20580" w14:paraId="24C4F19F" w14:textId="77777777" w:rsidTr="005334E7">
        <w:trPr>
          <w:trHeight w:val="835"/>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0AF6AC2" w14:textId="77777777" w:rsidR="00B90D75" w:rsidRPr="006C0492" w:rsidRDefault="00B90D75" w:rsidP="008451C6">
            <w:pPr>
              <w:pStyle w:val="TableText"/>
              <w:rPr>
                <w:i/>
                <w:sz w:val="24"/>
              </w:rPr>
            </w:pPr>
            <w:proofErr w:type="spellStart"/>
            <w:r w:rsidRPr="006C0492">
              <w:rPr>
                <w:i/>
                <w:sz w:val="24"/>
              </w:rPr>
              <w:t>pass_h_shapecorr_sigma_systematic</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9F792F"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000102A" w14:textId="4D1AF8E4"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4F8B859" w14:textId="0DC66AE8" w:rsidR="00B90D75" w:rsidRPr="006C6D3F" w:rsidRDefault="00B90D75" w:rsidP="008451C6">
            <w:pPr>
              <w:pStyle w:val="TableText"/>
              <w:rPr>
                <w:sz w:val="24"/>
              </w:rPr>
            </w:pPr>
            <w:r>
              <w:rPr>
                <w:sz w:val="24"/>
              </w:rPr>
              <w:t>t</w:t>
            </w:r>
            <w:r w:rsidRPr="006C6D3F">
              <w:rPr>
                <w:sz w:val="24"/>
              </w:rPr>
              <w:t xml:space="preserve">he magnitude of all errors that might be correlated at scales larger than a single </w:t>
            </w:r>
            <w:r>
              <w:rPr>
                <w:sz w:val="24"/>
              </w:rPr>
              <w:t>fit center</w:t>
            </w:r>
            <w:r w:rsidRPr="006C6D3F">
              <w:rPr>
                <w:sz w:val="24"/>
              </w:rPr>
              <w:t xml:space="preserve"> (e.g. pointing errors, GPS errors, </w:t>
            </w:r>
            <w:proofErr w:type="spellStart"/>
            <w:r w:rsidRPr="006C6D3F">
              <w:rPr>
                <w:sz w:val="24"/>
              </w:rPr>
              <w:t>etc</w:t>
            </w:r>
            <w:proofErr w:type="spellEnd"/>
            <w:r w:rsidRPr="006C6D3F">
              <w:rPr>
                <w:sz w:val="24"/>
              </w:rPr>
              <w:t>)</w:t>
            </w:r>
          </w:p>
        </w:tc>
      </w:tr>
      <w:tr w:rsidR="005334E7" w:rsidRPr="00F20580" w14:paraId="3BEA0AAC" w14:textId="77777777" w:rsidTr="005334E7">
        <w:trPr>
          <w:trHeight w:val="1330"/>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CAFB1EC" w14:textId="75C015BE" w:rsidR="00B90D75" w:rsidRPr="00057E2A" w:rsidRDefault="00B90D75" w:rsidP="00B63284">
            <w:pPr>
              <w:pStyle w:val="TableText"/>
              <w:rPr>
                <w:i/>
                <w:sz w:val="24"/>
              </w:rPr>
            </w:pPr>
            <w:proofErr w:type="spellStart"/>
            <w:r w:rsidRPr="00057E2A">
              <w:rPr>
                <w:i/>
                <w:sz w:val="24"/>
              </w:rPr>
              <w:t>quality_summary</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498FF7" w14:textId="5D2051AD" w:rsidR="00B90D75" w:rsidRDefault="00B90D75" w:rsidP="008451C6">
            <w:pPr>
              <w:pStyle w:val="TableText"/>
              <w:rPr>
                <w:sz w:val="24"/>
              </w:rPr>
            </w:pPr>
            <w:r>
              <w:rPr>
                <w:sz w:val="24"/>
              </w:rPr>
              <w:t>counts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4F2F8D80" w14:textId="1ECB2F8D" w:rsidR="00B90D75" w:rsidRPr="00F75A94" w:rsidRDefault="005334E7" w:rsidP="000759F1">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024B96B" w14:textId="6D78D27A" w:rsidR="00B90D75" w:rsidRPr="00F75A94" w:rsidRDefault="00B90D75" w:rsidP="000759F1">
            <w:pPr>
              <w:pStyle w:val="TableText"/>
              <w:rPr>
                <w:sz w:val="24"/>
              </w:rPr>
            </w:pPr>
            <w:r w:rsidRPr="00F75A94">
              <w:rPr>
                <w:sz w:val="24"/>
              </w:rPr>
              <w:t xml:space="preserve">Summary flag: zero indicates high-quality passes: </w:t>
            </w:r>
            <w:proofErr w:type="spellStart"/>
            <w:r w:rsidRPr="00F75A94">
              <w:rPr>
                <w:sz w:val="24"/>
              </w:rPr>
              <w:t>min_signal_selection_source</w:t>
            </w:r>
            <w:proofErr w:type="spellEnd"/>
            <w:r w:rsidRPr="00F75A94">
              <w:rPr>
                <w:sz w:val="24"/>
              </w:rPr>
              <w:t xml:space="preserve"> &lt;=1 or </w:t>
            </w:r>
            <w:proofErr w:type="spellStart"/>
            <w:r w:rsidRPr="00F75A94">
              <w:rPr>
                <w:sz w:val="24"/>
              </w:rPr>
              <w:t>min_SNR_significance</w:t>
            </w:r>
            <w:proofErr w:type="spellEnd"/>
            <w:r w:rsidRPr="00F75A94">
              <w:rPr>
                <w:sz w:val="24"/>
              </w:rPr>
              <w:t xml:space="preserve"> &lt; 0.02, or ATL06_summary_zero_count &gt;0.</w:t>
            </w:r>
          </w:p>
        </w:tc>
      </w:tr>
    </w:tbl>
    <w:p w14:paraId="57543CA9" w14:textId="77777777" w:rsidR="006C6D3F" w:rsidRDefault="006C6D3F" w:rsidP="006C6D3F"/>
    <w:p w14:paraId="7AE10687" w14:textId="6A5DCF9F" w:rsidR="00036EE9" w:rsidRPr="00B53378" w:rsidRDefault="00562490" w:rsidP="00562490">
      <w:pPr>
        <w:pStyle w:val="Heading2"/>
        <w:rPr>
          <w:i/>
        </w:rPr>
      </w:pPr>
      <w:bookmarkStart w:id="230" w:name="_Toc497824340"/>
      <w:proofErr w:type="spellStart"/>
      <w:r w:rsidRPr="00B53378">
        <w:rPr>
          <w:i/>
        </w:rPr>
        <w:t>Pass_quality_</w:t>
      </w:r>
      <w:r w:rsidR="00B53378" w:rsidRPr="00B53378">
        <w:rPr>
          <w:i/>
        </w:rPr>
        <w:t>stats</w:t>
      </w:r>
      <w:proofErr w:type="spellEnd"/>
      <w:r w:rsidRPr="00B53378">
        <w:rPr>
          <w:i/>
        </w:rPr>
        <w:t xml:space="preserve"> </w:t>
      </w:r>
      <w:r w:rsidR="008C4C27">
        <w:rPr>
          <w:i/>
        </w:rPr>
        <w:t>group</w:t>
      </w:r>
      <w:bookmarkEnd w:id="230"/>
    </w:p>
    <w:p w14:paraId="1AA458B9" w14:textId="3BB715D2" w:rsidR="003D7CEE" w:rsidRPr="007E112E" w:rsidRDefault="00CB2893" w:rsidP="003D7CEE">
      <w:r w:rsidRPr="00CB2893">
        <w:t xml:space="preserve">The </w:t>
      </w:r>
      <w:proofErr w:type="spellStart"/>
      <w:r w:rsidRPr="007E112E">
        <w:rPr>
          <w:i/>
        </w:rPr>
        <w:t>pass_quality</w:t>
      </w:r>
      <w:r w:rsidR="007E112E" w:rsidRPr="007E112E">
        <w:rPr>
          <w:i/>
        </w:rPr>
        <w:t>_stats</w:t>
      </w:r>
      <w:proofErr w:type="spellEnd"/>
      <w:r w:rsidR="008C4C27">
        <w:t xml:space="preserve"> </w:t>
      </w:r>
      <w:r w:rsidR="007E112E">
        <w:t>g</w:t>
      </w:r>
      <w:r w:rsidR="008C4C27">
        <w:t>roup</w:t>
      </w:r>
      <w:r w:rsidR="007E112E">
        <w:t xml:space="preserve"> provide</w:t>
      </w:r>
      <w:r w:rsidR="008C4C27">
        <w:t>s</w:t>
      </w:r>
      <w:r w:rsidR="007E112E">
        <w:t xml:space="preserve"> information based on which the quality of the underlying ATL06 data can be assessed.  The included variables give a picture of the signal strength for the best segments among those that define the corrected heights in ATL11 for each pass: For example, we provide the maximum uncorrected reflectance for each pass.  If the maximum uncorrected reflectance for a pass small (i.e. 0.1) for a surface we expect to be bright, we can assume that the pass was affected by clouds.  Likewise, a pass with a small </w:t>
      </w:r>
      <w:proofErr w:type="spellStart"/>
      <w:r w:rsidR="007E112E">
        <w:rPr>
          <w:i/>
        </w:rPr>
        <w:t>min_signal_selection_source</w:t>
      </w:r>
      <w:proofErr w:type="spellEnd"/>
      <w:r w:rsidR="007E112E">
        <w:t xml:space="preserve"> can be presumed to contain at least one high-quality segment.</w:t>
      </w:r>
    </w:p>
    <w:p w14:paraId="2DEC80EF" w14:textId="77777777" w:rsidR="003D7CEE" w:rsidRDefault="003D7CEE" w:rsidP="003D7CEE">
      <w:pPr>
        <w:rPr>
          <w:sz w:val="20"/>
          <w:szCs w:val="20"/>
        </w:rPr>
      </w:pPr>
    </w:p>
    <w:tbl>
      <w:tblPr>
        <w:tblStyle w:val="TableGrid"/>
        <w:tblW w:w="0" w:type="auto"/>
        <w:tblLook w:val="04A0" w:firstRow="1" w:lastRow="0" w:firstColumn="1" w:lastColumn="0" w:noHBand="0" w:noVBand="1"/>
      </w:tblPr>
      <w:tblGrid>
        <w:gridCol w:w="8856"/>
      </w:tblGrid>
      <w:tr w:rsidR="003D7CEE" w14:paraId="5A07BE0E" w14:textId="77777777" w:rsidTr="00471A05">
        <w:tc>
          <w:tcPr>
            <w:tcW w:w="8856" w:type="dxa"/>
            <w:tcBorders>
              <w:top w:val="nil"/>
              <w:left w:val="nil"/>
              <w:right w:val="nil"/>
            </w:tcBorders>
          </w:tcPr>
          <w:p w14:paraId="651B0E7D" w14:textId="775A9D4E" w:rsidR="003D7CEE" w:rsidRPr="00942D8E" w:rsidRDefault="003D7CEE" w:rsidP="00471A05">
            <w:pPr>
              <w:pStyle w:val="Caption"/>
              <w:keepNext/>
              <w:rPr>
                <w:sz w:val="24"/>
                <w:szCs w:val="24"/>
              </w:rPr>
            </w:pPr>
            <w:r w:rsidRPr="00942D8E">
              <w:rPr>
                <w:sz w:val="24"/>
                <w:szCs w:val="24"/>
              </w:rPr>
              <w:tab/>
            </w:r>
            <w:bookmarkStart w:id="231" w:name="_Ref259342974"/>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2</w:t>
            </w:r>
            <w:r w:rsidRPr="00942D8E">
              <w:rPr>
                <w:noProof/>
                <w:sz w:val="24"/>
                <w:szCs w:val="24"/>
              </w:rPr>
              <w:fldChar w:fldCharType="end"/>
            </w:r>
            <w:bookmarkEnd w:id="231"/>
            <w:r w:rsidR="00B53378">
              <w:rPr>
                <w:noProof/>
                <w:sz w:val="24"/>
                <w:szCs w:val="24"/>
              </w:rPr>
              <w:t xml:space="preserve"> </w:t>
            </w:r>
            <w:r w:rsidR="00B53378" w:rsidRPr="00B53378">
              <w:rPr>
                <w:i/>
                <w:noProof/>
                <w:sz w:val="24"/>
                <w:szCs w:val="24"/>
              </w:rPr>
              <w:t>pass_quality_stats</w:t>
            </w:r>
            <w:r w:rsidR="007D7189">
              <w:rPr>
                <w:noProof/>
                <w:sz w:val="24"/>
                <w:szCs w:val="24"/>
              </w:rPr>
              <w:t xml:space="preserve"> group</w:t>
            </w:r>
          </w:p>
        </w:tc>
      </w:tr>
      <w:tr w:rsidR="003D7CEE" w14:paraId="531214AE" w14:textId="77777777" w:rsidTr="00471A05">
        <w:tc>
          <w:tcPr>
            <w:tcW w:w="8856" w:type="dxa"/>
          </w:tcPr>
          <w:tbl>
            <w:tblPr>
              <w:tblStyle w:val="GridTable4-Accent11"/>
              <w:tblW w:w="0" w:type="auto"/>
              <w:tblLook w:val="04A0" w:firstRow="1" w:lastRow="0" w:firstColumn="1" w:lastColumn="0" w:noHBand="0" w:noVBand="1"/>
            </w:tblPr>
            <w:tblGrid>
              <w:gridCol w:w="3197"/>
              <w:gridCol w:w="848"/>
              <w:gridCol w:w="1543"/>
              <w:gridCol w:w="3042"/>
            </w:tblGrid>
            <w:tr w:rsidR="00497A18" w14:paraId="7136E486" w14:textId="77777777" w:rsidTr="00466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2D14F04B" w14:textId="394ECB98" w:rsidR="00497A18" w:rsidRPr="00B53378" w:rsidRDefault="00497A18" w:rsidP="00471A05">
                  <w:pPr>
                    <w:rPr>
                      <w:color w:val="000000" w:themeColor="text1"/>
                      <w:sz w:val="20"/>
                      <w:szCs w:val="20"/>
                    </w:rPr>
                  </w:pPr>
                  <w:r w:rsidRPr="00B53378">
                    <w:rPr>
                      <w:color w:val="000000" w:themeColor="text1"/>
                    </w:rPr>
                    <w:t>Parameter</w:t>
                  </w:r>
                </w:p>
              </w:tc>
              <w:tc>
                <w:tcPr>
                  <w:tcW w:w="848" w:type="dxa"/>
                </w:tcPr>
                <w:p w14:paraId="2CD4E84F" w14:textId="56AD8D79"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Units</w:t>
                  </w:r>
                </w:p>
              </w:tc>
              <w:tc>
                <w:tcPr>
                  <w:tcW w:w="1543" w:type="dxa"/>
                </w:tcPr>
                <w:p w14:paraId="189953EA" w14:textId="4CDD77C7" w:rsidR="00497A18" w:rsidRPr="00B53378" w:rsidRDefault="004664A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Dimensions</w:t>
                  </w:r>
                </w:p>
              </w:tc>
              <w:tc>
                <w:tcPr>
                  <w:tcW w:w="3042" w:type="dxa"/>
                </w:tcPr>
                <w:p w14:paraId="1753497C" w14:textId="202A7A0F"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3378">
                    <w:rPr>
                      <w:color w:val="000000" w:themeColor="text1"/>
                    </w:rPr>
                    <w:t>Description</w:t>
                  </w:r>
                </w:p>
              </w:tc>
            </w:tr>
            <w:tr w:rsidR="00497A18" w14:paraId="7EC8FD5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61E9D7A6" w14:textId="5D6CD61B" w:rsidR="00497A18" w:rsidRPr="00633004" w:rsidRDefault="00497A18" w:rsidP="00471A05">
                  <w:pPr>
                    <w:rPr>
                      <w:b w:val="0"/>
                      <w:i/>
                      <w:sz w:val="20"/>
                      <w:szCs w:val="20"/>
                    </w:rPr>
                  </w:pPr>
                  <w:r w:rsidRPr="00633004">
                    <w:rPr>
                      <w:b w:val="0"/>
                      <w:i/>
                    </w:rPr>
                    <w:t>ATL06_summary_zero_count</w:t>
                  </w:r>
                </w:p>
              </w:tc>
              <w:tc>
                <w:tcPr>
                  <w:tcW w:w="848" w:type="dxa"/>
                </w:tcPr>
                <w:p w14:paraId="1441BF1F" w14:textId="5B1934B8"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02E45E18" w14:textId="697D9EA8" w:rsidR="00497A18" w:rsidRDefault="004664A8" w:rsidP="00471A05">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6302D597" w14:textId="4D34EFE7" w:rsidR="00497A18" w:rsidRDefault="00497A18" w:rsidP="00471A05">
                  <w:pPr>
                    <w:cnfStyle w:val="000000100000" w:firstRow="0" w:lastRow="0" w:firstColumn="0" w:lastColumn="0" w:oddVBand="0" w:evenVBand="0" w:oddHBand="1" w:evenHBand="0" w:firstRowFirstColumn="0" w:firstRowLastColumn="0" w:lastRowFirstColumn="0" w:lastRowLastColumn="0"/>
                    <w:rPr>
                      <w:sz w:val="20"/>
                      <w:szCs w:val="20"/>
                    </w:rPr>
                  </w:pPr>
                  <w:r>
                    <w:t xml:space="preserve">Number of segments with </w:t>
                  </w:r>
                  <w:r w:rsidRPr="003D7CEE">
                    <w:rPr>
                      <w:i/>
                    </w:rPr>
                    <w:t>ATL06_quality_summary</w:t>
                  </w:r>
                  <w:r>
                    <w:t>=0 (0 indicates the best-quality data)</w:t>
                  </w:r>
                </w:p>
              </w:tc>
            </w:tr>
            <w:tr w:rsidR="00497A18" w14:paraId="704E2110"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FABB344" w14:textId="54CF39E7" w:rsidR="00497A18" w:rsidRPr="00633004" w:rsidRDefault="00497A18" w:rsidP="00471A05">
                  <w:pPr>
                    <w:rPr>
                      <w:b w:val="0"/>
                      <w:i/>
                      <w:sz w:val="20"/>
                      <w:szCs w:val="20"/>
                    </w:rPr>
                  </w:pPr>
                  <w:proofErr w:type="spellStart"/>
                  <w:r w:rsidRPr="00633004">
                    <w:rPr>
                      <w:b w:val="0"/>
                      <w:i/>
                    </w:rPr>
                    <w:t>min_SNR_significance</w:t>
                  </w:r>
                  <w:proofErr w:type="spellEnd"/>
                </w:p>
              </w:tc>
              <w:tc>
                <w:tcPr>
                  <w:tcW w:w="848" w:type="dxa"/>
                </w:tcPr>
                <w:p w14:paraId="79E26865" w14:textId="710867E8"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9F930FC" w14:textId="1539DE5C"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79092E9C" w14:textId="0DFA64C9"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 </w:t>
                  </w:r>
                  <w:proofErr w:type="spellStart"/>
                  <w:r>
                    <w:t>Minmum</w:t>
                  </w:r>
                  <w:proofErr w:type="spellEnd"/>
                  <w:r>
                    <w:t xml:space="preserve"> of </w:t>
                  </w:r>
                  <w:proofErr w:type="spellStart"/>
                  <w:r>
                    <w:t>SNR_significance</w:t>
                  </w:r>
                  <w:proofErr w:type="spellEnd"/>
                  <w:r>
                    <w:t xml:space="preserve"> (indicates the quality of the best segment in the pass)</w:t>
                  </w:r>
                </w:p>
              </w:tc>
            </w:tr>
            <w:tr w:rsidR="00497A18" w14:paraId="13069351"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00574F8A" w14:textId="0C2DB8E8" w:rsidR="00497A18" w:rsidRPr="00633004" w:rsidRDefault="00497A18" w:rsidP="00471A05">
                  <w:pPr>
                    <w:rPr>
                      <w:b w:val="0"/>
                      <w:i/>
                      <w:sz w:val="20"/>
                      <w:szCs w:val="20"/>
                    </w:rPr>
                  </w:pPr>
                  <w:proofErr w:type="spellStart"/>
                  <w:r w:rsidRPr="00633004">
                    <w:rPr>
                      <w:b w:val="0"/>
                      <w:i/>
                    </w:rPr>
                    <w:lastRenderedPageBreak/>
                    <w:t>mean_uncorr_reflectance</w:t>
                  </w:r>
                  <w:proofErr w:type="spellEnd"/>
                </w:p>
              </w:tc>
              <w:tc>
                <w:tcPr>
                  <w:tcW w:w="848" w:type="dxa"/>
                </w:tcPr>
                <w:p w14:paraId="0F1C91B0" w14:textId="6A873327" w:rsidR="00497A18" w:rsidRDefault="00497A18" w:rsidP="00A46678">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7194EA93" w14:textId="6AA7DF67" w:rsidR="00497A18" w:rsidRDefault="004664A8" w:rsidP="00A46678">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09303D3" w14:textId="47D92CB5" w:rsidR="00497A18" w:rsidRDefault="00497A18" w:rsidP="00A46678">
                  <w:pPr>
                    <w:cnfStyle w:val="000000100000" w:firstRow="0" w:lastRow="0" w:firstColumn="0" w:lastColumn="0" w:oddVBand="0" w:evenVBand="0" w:oddHBand="1" w:evenHBand="0" w:firstRowFirstColumn="0" w:firstRowLastColumn="0" w:lastRowFirstColumn="0" w:lastRowLastColumn="0"/>
                    <w:rPr>
                      <w:sz w:val="20"/>
                      <w:szCs w:val="20"/>
                    </w:rPr>
                  </w:pPr>
                  <w:r>
                    <w:t xml:space="preserve">mean uncorrected </w:t>
                  </w:r>
                  <w:proofErr w:type="gramStart"/>
                  <w:r>
                    <w:t>reflectance  (</w:t>
                  </w:r>
                  <w:proofErr w:type="gramEnd"/>
                  <w:r>
                    <w:t>indicates the approximate signal strength)</w:t>
                  </w:r>
                </w:p>
              </w:tc>
            </w:tr>
            <w:tr w:rsidR="00497A18" w14:paraId="5F45DE68"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E4E4E3B" w14:textId="3E627FA1" w:rsidR="00497A18" w:rsidRPr="00633004" w:rsidRDefault="00497A18" w:rsidP="00471A05">
                  <w:pPr>
                    <w:rPr>
                      <w:b w:val="0"/>
                      <w:i/>
                      <w:sz w:val="20"/>
                      <w:szCs w:val="20"/>
                    </w:rPr>
                  </w:pPr>
                  <w:proofErr w:type="spellStart"/>
                  <w:r w:rsidRPr="00633004">
                    <w:rPr>
                      <w:b w:val="0"/>
                      <w:i/>
                    </w:rPr>
                    <w:t>min_signal_selection_source</w:t>
                  </w:r>
                  <w:proofErr w:type="spellEnd"/>
                </w:p>
              </w:tc>
              <w:tc>
                <w:tcPr>
                  <w:tcW w:w="848" w:type="dxa"/>
                </w:tcPr>
                <w:p w14:paraId="6A8F9DAD" w14:textId="5FC25361"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13CB5D" w14:textId="36FA6242"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1D1C3C66" w14:textId="78F80CE6"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Minimum of the ATL06 </w:t>
                  </w:r>
                  <w:proofErr w:type="spellStart"/>
                  <w:r>
                    <w:t>signal_selection_source</w:t>
                  </w:r>
                  <w:proofErr w:type="spellEnd"/>
                  <w:r>
                    <w:t xml:space="preserve"> value (indicates the highest-quality segment in the pass)</w:t>
                  </w:r>
                </w:p>
              </w:tc>
            </w:tr>
            <w:tr w:rsidR="00497A18" w14:paraId="79D843F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3CD42976" w14:textId="19DAC983" w:rsidR="00497A18" w:rsidRPr="00633004" w:rsidRDefault="00497A18" w:rsidP="00471A05">
                  <w:pPr>
                    <w:rPr>
                      <w:b w:val="0"/>
                      <w:i/>
                    </w:rPr>
                  </w:pPr>
                  <w:proofErr w:type="spellStart"/>
                  <w:r w:rsidRPr="00633004">
                    <w:rPr>
                      <w:b w:val="0"/>
                      <w:i/>
                    </w:rPr>
                    <w:t>pass_seg_count</w:t>
                  </w:r>
                  <w:proofErr w:type="spellEnd"/>
                </w:p>
              </w:tc>
              <w:tc>
                <w:tcPr>
                  <w:tcW w:w="848" w:type="dxa"/>
                </w:tcPr>
                <w:p w14:paraId="100150F4" w14:textId="3D05A5E0"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28AE9650" w14:textId="769B9104" w:rsidR="00497A18" w:rsidRDefault="004664A8" w:rsidP="00086776">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2477174" w14:textId="156D99B6" w:rsidR="00497A18" w:rsidRDefault="00497A18" w:rsidP="00086776">
                  <w:pPr>
                    <w:cnfStyle w:val="000000100000" w:firstRow="0" w:lastRow="0" w:firstColumn="0" w:lastColumn="0" w:oddVBand="0" w:evenVBand="0" w:oddHBand="1" w:evenHBand="0" w:firstRowFirstColumn="0" w:firstRowLastColumn="0" w:lastRowFirstColumn="0" w:lastRowLastColumn="0"/>
                  </w:pPr>
                  <w:r>
                    <w:t>Number of segments marked as valid for each pass.  Equal to 1 for those passes not included in the reference-surface shape fit that contain at least one valid segment.</w:t>
                  </w:r>
                </w:p>
              </w:tc>
            </w:tr>
            <w:tr w:rsidR="00497A18" w14:paraId="5228FDC7"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9E60DA5" w14:textId="5E0CC33E" w:rsidR="00497A18" w:rsidRPr="00633004" w:rsidRDefault="00497A18" w:rsidP="00471A05">
                  <w:pPr>
                    <w:rPr>
                      <w:b w:val="0"/>
                      <w:i/>
                    </w:rPr>
                  </w:pPr>
                  <w:proofErr w:type="spellStart"/>
                  <w:r w:rsidRPr="00633004">
                    <w:rPr>
                      <w:b w:val="0"/>
                      <w:i/>
                    </w:rPr>
                    <w:t>pass_included_in_fit</w:t>
                  </w:r>
                  <w:proofErr w:type="spellEnd"/>
                </w:p>
              </w:tc>
              <w:tc>
                <w:tcPr>
                  <w:tcW w:w="848" w:type="dxa"/>
                </w:tcPr>
                <w:p w14:paraId="08F268DD" w14:textId="76AD8777"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E554F4" w14:textId="1B522020"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09A676D2" w14:textId="4CC94192" w:rsidR="00497A18" w:rsidRDefault="00497A18" w:rsidP="00471A05">
                  <w:pPr>
                    <w:cnfStyle w:val="000000000000" w:firstRow="0" w:lastRow="0" w:firstColumn="0" w:lastColumn="0" w:oddVBand="0" w:evenVBand="0" w:oddHBand="0" w:evenHBand="0" w:firstRowFirstColumn="0" w:firstRowLastColumn="0" w:lastRowFirstColumn="0" w:lastRowLastColumn="0"/>
                  </w:pPr>
                  <w:r>
                    <w:t>One value per pass, indicating whether pairs from the pass were included in the reference-surface fit.  1=yes, 0=no.</w:t>
                  </w:r>
                </w:p>
              </w:tc>
            </w:tr>
          </w:tbl>
          <w:p w14:paraId="76130775" w14:textId="3E310791" w:rsidR="003D7CEE" w:rsidRDefault="003D7CEE" w:rsidP="00471A05">
            <w:pPr>
              <w:rPr>
                <w:sz w:val="20"/>
                <w:szCs w:val="20"/>
              </w:rPr>
            </w:pPr>
          </w:p>
        </w:tc>
      </w:tr>
    </w:tbl>
    <w:p w14:paraId="77B036BE" w14:textId="77777777" w:rsidR="003D7CEE" w:rsidRPr="00E20D01" w:rsidRDefault="003D7CEE" w:rsidP="003D7CEE">
      <w:pPr>
        <w:rPr>
          <w:sz w:val="20"/>
          <w:szCs w:val="20"/>
        </w:rPr>
      </w:pPr>
    </w:p>
    <w:p w14:paraId="1FF02EBC" w14:textId="77777777" w:rsidR="00036EE9" w:rsidRPr="006C6D3F" w:rsidRDefault="00036EE9" w:rsidP="006C6D3F"/>
    <w:p w14:paraId="5923F390" w14:textId="411ECF3E" w:rsidR="007A4A3E" w:rsidRPr="00672E72" w:rsidRDefault="007A4A3E" w:rsidP="00672E72">
      <w:pPr>
        <w:pStyle w:val="Heading2"/>
        <w:rPr>
          <w:rFonts w:cs="Times New Roman"/>
        </w:rPr>
      </w:pPr>
      <w:bookmarkStart w:id="232" w:name="_Toc497824341"/>
      <w:proofErr w:type="spellStart"/>
      <w:r w:rsidRPr="00B53378">
        <w:rPr>
          <w:rFonts w:cs="Times New Roman"/>
          <w:i/>
        </w:rPr>
        <w:t>Reference_point</w:t>
      </w:r>
      <w:proofErr w:type="spellEnd"/>
      <w:r w:rsidRPr="00672E72">
        <w:rPr>
          <w:rFonts w:cs="Times New Roman"/>
        </w:rPr>
        <w:t xml:space="preserve"> </w:t>
      </w:r>
      <w:r w:rsidR="000D0F67" w:rsidRPr="00672E72">
        <w:rPr>
          <w:rFonts w:cs="Times New Roman"/>
        </w:rPr>
        <w:t>group</w:t>
      </w:r>
      <w:bookmarkEnd w:id="232"/>
    </w:p>
    <w:p w14:paraId="24851841" w14:textId="4BCDDAC7" w:rsidR="00A82087" w:rsidRPr="00E240B4" w:rsidRDefault="00A82087" w:rsidP="00A82087">
      <w:r w:rsidRPr="00F20580">
        <w:fldChar w:fldCharType="begin"/>
      </w:r>
      <w:r w:rsidRPr="00F20580">
        <w:instrText xml:space="preserve"> REF _Ref259341460 \h </w:instrText>
      </w:r>
      <w:r w:rsidRPr="00F20580">
        <w:fldChar w:fldCharType="separate"/>
      </w:r>
      <w:ins w:id="233" w:author="Microsoft Office User" w:date="2018-03-23T16:17:00Z">
        <w:r w:rsidR="00DA1807" w:rsidRPr="00691C47">
          <w:t xml:space="preserve">Table </w:t>
        </w:r>
        <w:r w:rsidR="00DA1807">
          <w:rPr>
            <w:noProof/>
          </w:rPr>
          <w:t>4</w:t>
        </w:r>
        <w:r w:rsidR="00DA1807" w:rsidRPr="00691C47">
          <w:noBreakHyphen/>
        </w:r>
        <w:r w:rsidR="00DA1807">
          <w:rPr>
            <w:noProof/>
          </w:rPr>
          <w:t>3</w:t>
        </w:r>
      </w:ins>
      <w:del w:id="234" w:author="Microsoft Office User" w:date="2018-03-19T15:42:00Z">
        <w:r w:rsidR="00143094" w:rsidRPr="00691C47" w:rsidDel="006160A8">
          <w:delText xml:space="preserve">Table </w:delText>
        </w:r>
        <w:r w:rsidR="00143094" w:rsidDel="006160A8">
          <w:rPr>
            <w:noProof/>
          </w:rPr>
          <w:delText>4</w:delText>
        </w:r>
        <w:r w:rsidR="00143094" w:rsidRPr="00691C47" w:rsidDel="006160A8">
          <w:noBreakHyphen/>
        </w:r>
        <w:r w:rsidR="00143094" w:rsidDel="006160A8">
          <w:rPr>
            <w:noProof/>
          </w:rPr>
          <w:delText>3</w:delText>
        </w:r>
      </w:del>
      <w:r w:rsidRPr="00F20580">
        <w:fldChar w:fldCharType="end"/>
      </w:r>
      <w:r w:rsidR="008C4C27">
        <w:t xml:space="preserve"> describes the </w:t>
      </w:r>
      <w:proofErr w:type="spellStart"/>
      <w:r w:rsidR="008C4C27">
        <w:t>reference_point</w:t>
      </w:r>
      <w:proofErr w:type="spellEnd"/>
      <w:r w:rsidRPr="00F20580">
        <w:t xml:space="preserve"> group. </w:t>
      </w:r>
      <w:r w:rsidR="0063752A">
        <w:t>This group</w:t>
      </w:r>
      <w:r w:rsidRPr="00F20580">
        <w:t xml:space="preserve"> contain</w:t>
      </w:r>
      <w:r w:rsidR="0063752A">
        <w:t>s</w:t>
      </w:r>
      <w:r w:rsidRPr="00F20580">
        <w:t xml:space="preserve"> </w:t>
      </w:r>
      <w:r w:rsidR="008C4C27">
        <w:t>information about the location of the reference point, and the pair track reference ground track to which it corresponds</w:t>
      </w:r>
      <w:r w:rsidR="008D24DB">
        <w:t>.</w:t>
      </w:r>
      <w:r w:rsidR="00FF5516">
        <w:t xml:space="preserve"> </w:t>
      </w:r>
    </w:p>
    <w:p w14:paraId="56EEAA5A" w14:textId="249863C9" w:rsidR="00465D40" w:rsidRDefault="00465D40" w:rsidP="00465D40">
      <w:pPr>
        <w:pStyle w:val="Caption"/>
        <w:keepNext/>
        <w:rPr>
          <w:sz w:val="24"/>
          <w:szCs w:val="24"/>
        </w:rPr>
      </w:pPr>
      <w:bookmarkStart w:id="235" w:name="_Ref259341460"/>
      <w:bookmarkStart w:id="236" w:name="_Toc462391967"/>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3</w:t>
      </w:r>
      <w:r w:rsidR="002D3B43" w:rsidRPr="00691C47">
        <w:rPr>
          <w:noProof/>
          <w:sz w:val="24"/>
          <w:szCs w:val="24"/>
        </w:rPr>
        <w:fldChar w:fldCharType="end"/>
      </w:r>
      <w:bookmarkEnd w:id="235"/>
      <w:r w:rsidRPr="00691C47">
        <w:rPr>
          <w:sz w:val="24"/>
          <w:szCs w:val="24"/>
        </w:rPr>
        <w:t xml:space="preserve"> </w:t>
      </w:r>
      <w:proofErr w:type="spellStart"/>
      <w:r w:rsidRPr="00691C47">
        <w:rPr>
          <w:i/>
          <w:sz w:val="24"/>
          <w:szCs w:val="24"/>
        </w:rPr>
        <w:t>reference_point</w:t>
      </w:r>
      <w:proofErr w:type="spellEnd"/>
      <w:r w:rsidR="007D7189">
        <w:rPr>
          <w:sz w:val="24"/>
          <w:szCs w:val="24"/>
        </w:rPr>
        <w:t xml:space="preserve"> </w:t>
      </w:r>
      <w:r w:rsidRPr="00691C47">
        <w:rPr>
          <w:sz w:val="24"/>
          <w:szCs w:val="24"/>
        </w:rPr>
        <w:t>group</w:t>
      </w:r>
      <w:bookmarkEnd w:id="236"/>
    </w:p>
    <w:tbl>
      <w:tblPr>
        <w:tblW w:w="4702" w:type="pct"/>
        <w:tblLayout w:type="fixed"/>
        <w:tblCellMar>
          <w:left w:w="0" w:type="dxa"/>
          <w:right w:w="0" w:type="dxa"/>
        </w:tblCellMar>
        <w:tblLook w:val="0420" w:firstRow="1" w:lastRow="0" w:firstColumn="0" w:lastColumn="0" w:noHBand="0" w:noVBand="1"/>
      </w:tblPr>
      <w:tblGrid>
        <w:gridCol w:w="2483"/>
        <w:gridCol w:w="919"/>
        <w:gridCol w:w="1388"/>
        <w:gridCol w:w="4050"/>
      </w:tblGrid>
      <w:tr w:rsidR="004664A8" w:rsidRPr="00F20580" w14:paraId="73F050B7" w14:textId="77777777" w:rsidTr="004664A8">
        <w:trPr>
          <w:trHeight w:val="584"/>
          <w:tblHeader/>
        </w:trPr>
        <w:tc>
          <w:tcPr>
            <w:tcW w:w="1404"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4F03E19" w14:textId="77777777" w:rsidR="004664A8" w:rsidRPr="00A6380E" w:rsidRDefault="004664A8" w:rsidP="0052062B">
            <w:pPr>
              <w:pStyle w:val="TableText"/>
              <w:rPr>
                <w:b/>
                <w:sz w:val="24"/>
              </w:rPr>
            </w:pPr>
            <w:r w:rsidRPr="00A6380E">
              <w:rPr>
                <w:b/>
                <w:sz w:val="24"/>
              </w:rPr>
              <w:t>Parameter</w:t>
            </w:r>
          </w:p>
        </w:tc>
        <w:tc>
          <w:tcPr>
            <w:tcW w:w="520"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F8B28CF" w14:textId="77777777" w:rsidR="004664A8" w:rsidRPr="00A6380E" w:rsidRDefault="004664A8" w:rsidP="0052062B">
            <w:pPr>
              <w:pStyle w:val="TableText"/>
              <w:rPr>
                <w:b/>
                <w:sz w:val="24"/>
              </w:rPr>
            </w:pPr>
            <w:r w:rsidRPr="00A6380E">
              <w:rPr>
                <w:b/>
                <w:sz w:val="24"/>
              </w:rPr>
              <w:t>Units</w:t>
            </w:r>
          </w:p>
        </w:tc>
        <w:tc>
          <w:tcPr>
            <w:tcW w:w="785" w:type="pct"/>
            <w:tcBorders>
              <w:top w:val="single" w:sz="8" w:space="0" w:color="FFFFFF"/>
              <w:left w:val="single" w:sz="8" w:space="0" w:color="FFFFFF"/>
              <w:bottom w:val="single" w:sz="24" w:space="0" w:color="FFFFFF"/>
              <w:right w:val="single" w:sz="8" w:space="0" w:color="FFFFFF"/>
            </w:tcBorders>
            <w:shd w:val="clear" w:color="auto" w:fill="4F81BD"/>
          </w:tcPr>
          <w:p w14:paraId="6A0F4C7D" w14:textId="1A8A743E" w:rsidR="004664A8" w:rsidRPr="00A6380E" w:rsidRDefault="004664A8" w:rsidP="007D7189">
            <w:pPr>
              <w:pStyle w:val="TableText"/>
              <w:rPr>
                <w:b/>
                <w:sz w:val="24"/>
              </w:rPr>
            </w:pPr>
            <w:r>
              <w:rPr>
                <w:b/>
                <w:sz w:val="24"/>
              </w:rPr>
              <w:t>Dimensions</w:t>
            </w:r>
          </w:p>
        </w:tc>
        <w:tc>
          <w:tcPr>
            <w:tcW w:w="2291"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48A98456" w14:textId="41D6D752" w:rsidR="004664A8" w:rsidRPr="00A6380E" w:rsidRDefault="004664A8" w:rsidP="007D7189">
            <w:pPr>
              <w:pStyle w:val="TableText"/>
              <w:rPr>
                <w:b/>
                <w:sz w:val="24"/>
              </w:rPr>
            </w:pPr>
            <w:r w:rsidRPr="00A6380E">
              <w:rPr>
                <w:b/>
                <w:sz w:val="24"/>
              </w:rPr>
              <w:t>Description</w:t>
            </w:r>
          </w:p>
        </w:tc>
      </w:tr>
      <w:tr w:rsidR="004664A8" w:rsidRPr="00F20580" w14:paraId="5408A4AC" w14:textId="77777777" w:rsidTr="004664A8">
        <w:trPr>
          <w:trHeight w:val="388"/>
        </w:trPr>
        <w:tc>
          <w:tcPr>
            <w:tcW w:w="1404"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55561DB" w14:textId="241F58C1" w:rsidR="004664A8" w:rsidRPr="006C0492" w:rsidRDefault="004664A8" w:rsidP="00AB0815">
            <w:pPr>
              <w:pStyle w:val="TableText"/>
              <w:rPr>
                <w:i/>
                <w:sz w:val="24"/>
              </w:rPr>
            </w:pPr>
            <w:proofErr w:type="spellStart"/>
            <w:r>
              <w:rPr>
                <w:i/>
                <w:sz w:val="24"/>
              </w:rPr>
              <w:t>ref_pt_x_ATC</w:t>
            </w:r>
            <w:proofErr w:type="spellEnd"/>
          </w:p>
        </w:tc>
        <w:tc>
          <w:tcPr>
            <w:tcW w:w="520"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798059F" w14:textId="5AB17042" w:rsidR="004664A8" w:rsidRPr="00A6380E" w:rsidRDefault="004664A8" w:rsidP="0052062B">
            <w:pPr>
              <w:pStyle w:val="TableText"/>
              <w:rPr>
                <w:sz w:val="24"/>
              </w:rPr>
            </w:pPr>
            <w:r>
              <w:rPr>
                <w:sz w:val="24"/>
              </w:rPr>
              <w:t>meters</w:t>
            </w:r>
          </w:p>
        </w:tc>
        <w:tc>
          <w:tcPr>
            <w:tcW w:w="785" w:type="pct"/>
            <w:tcBorders>
              <w:top w:val="single" w:sz="24" w:space="0" w:color="FFFFFF"/>
              <w:left w:val="single" w:sz="8" w:space="0" w:color="FFFFFF"/>
              <w:bottom w:val="single" w:sz="8" w:space="0" w:color="FFFFFF"/>
              <w:right w:val="single" w:sz="8" w:space="0" w:color="FFFFFF"/>
            </w:tcBorders>
            <w:shd w:val="clear" w:color="auto" w:fill="D0D8E8"/>
          </w:tcPr>
          <w:p w14:paraId="6D0B1C0E" w14:textId="4C9A1F00" w:rsidR="004664A8" w:rsidRDefault="004664A8" w:rsidP="00AB0815">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E1C704A" w14:textId="67F6403C" w:rsidR="004664A8" w:rsidRPr="00A6380E" w:rsidRDefault="004664A8" w:rsidP="00AB0815">
            <w:pPr>
              <w:pStyle w:val="TableText"/>
              <w:rPr>
                <w:sz w:val="24"/>
              </w:rPr>
            </w:pPr>
            <w:r>
              <w:rPr>
                <w:sz w:val="24"/>
              </w:rPr>
              <w:t>Along-track coordinate of the reference point, measured along the RGT from its first equator crossing</w:t>
            </w:r>
          </w:p>
        </w:tc>
      </w:tr>
      <w:tr w:rsidR="004664A8" w:rsidRPr="00F20580" w14:paraId="33A8F1AC"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A22DE1" w14:textId="15F3076B" w:rsidR="004664A8" w:rsidRPr="006C0492" w:rsidRDefault="004664A8" w:rsidP="00AB0815">
            <w:pPr>
              <w:pStyle w:val="TableText"/>
              <w:rPr>
                <w:i/>
                <w:sz w:val="24"/>
              </w:rPr>
            </w:pPr>
            <w:proofErr w:type="spellStart"/>
            <w:r>
              <w:rPr>
                <w:i/>
                <w:sz w:val="24"/>
              </w:rPr>
              <w:t>ref_pt_y_ATC</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C6F0F2" w14:textId="64051CB0" w:rsidR="004664A8" w:rsidRPr="00A6380E" w:rsidRDefault="004664A8" w:rsidP="0052062B">
            <w:pPr>
              <w:pStyle w:val="TableText"/>
              <w:rPr>
                <w:sz w:val="24"/>
              </w:rPr>
            </w:pPr>
            <w:r>
              <w:rPr>
                <w:sz w:val="24"/>
              </w:rPr>
              <w:t>meters</w:t>
            </w:r>
          </w:p>
        </w:tc>
        <w:tc>
          <w:tcPr>
            <w:tcW w:w="785" w:type="pct"/>
            <w:tcBorders>
              <w:top w:val="single" w:sz="8" w:space="0" w:color="FFFFFF"/>
              <w:left w:val="single" w:sz="8" w:space="0" w:color="FFFFFF"/>
              <w:bottom w:val="single" w:sz="8" w:space="0" w:color="FFFFFF"/>
              <w:right w:val="single" w:sz="8" w:space="0" w:color="FFFFFF"/>
            </w:tcBorders>
            <w:shd w:val="clear" w:color="auto" w:fill="E9EDF4"/>
          </w:tcPr>
          <w:p w14:paraId="5FD4DA7A" w14:textId="4FA430D8"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D165671" w14:textId="5E403241" w:rsidR="004664A8" w:rsidRPr="00A6380E" w:rsidRDefault="004664A8" w:rsidP="0052062B">
            <w:pPr>
              <w:pStyle w:val="TableText"/>
              <w:rPr>
                <w:sz w:val="24"/>
              </w:rPr>
            </w:pPr>
            <w:r>
              <w:rPr>
                <w:sz w:val="24"/>
              </w:rPr>
              <w:t>Across-track coordinate of the reference point, measured perpendicular to the RGT, positive to the left.</w:t>
            </w:r>
          </w:p>
        </w:tc>
      </w:tr>
      <w:tr w:rsidR="004664A8" w:rsidRPr="00F20580" w14:paraId="2499691F"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9E28167" w14:textId="626E82BA" w:rsidR="004664A8" w:rsidRPr="006C0492" w:rsidRDefault="004664A8" w:rsidP="0052062B">
            <w:pPr>
              <w:pStyle w:val="TableText"/>
              <w:rPr>
                <w:i/>
                <w:sz w:val="24"/>
              </w:rPr>
            </w:pPr>
            <w:proofErr w:type="spellStart"/>
            <w:r>
              <w:rPr>
                <w:i/>
                <w:sz w:val="24"/>
              </w:rPr>
              <w:t>rgt_azimuth</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118B2A15" w14:textId="4B46801F" w:rsidR="004664A8" w:rsidRPr="00A6380E" w:rsidRDefault="004664A8" w:rsidP="0052062B">
            <w:pPr>
              <w:pStyle w:val="TableText"/>
              <w:rPr>
                <w:sz w:val="24"/>
              </w:rPr>
            </w:pPr>
            <w:r>
              <w:rPr>
                <w:sz w:val="24"/>
              </w:rPr>
              <w:t>degrees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201D3C70" w14:textId="68F2B33F"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2DA1D0E" w14:textId="03CE659F" w:rsidR="004664A8" w:rsidRDefault="004664A8" w:rsidP="0052062B">
            <w:pPr>
              <w:pStyle w:val="TableText"/>
              <w:rPr>
                <w:sz w:val="24"/>
              </w:rPr>
            </w:pPr>
            <w:r>
              <w:rPr>
                <w:sz w:val="24"/>
              </w:rPr>
              <w:t>Reference track azimuth, in degrees east of local north</w:t>
            </w:r>
          </w:p>
        </w:tc>
      </w:tr>
      <w:tr w:rsidR="004664A8" w:rsidRPr="00F20580" w14:paraId="2D1EE545"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34C29A6" w14:textId="179342D2" w:rsidR="004664A8" w:rsidRPr="006C0492" w:rsidRDefault="004664A8" w:rsidP="0052062B">
            <w:pPr>
              <w:pStyle w:val="TableText"/>
              <w:rPr>
                <w:i/>
                <w:sz w:val="24"/>
              </w:rPr>
            </w:pPr>
            <w:proofErr w:type="spellStart"/>
            <w:r>
              <w:rPr>
                <w:i/>
                <w:sz w:val="24"/>
              </w:rPr>
              <w:lastRenderedPageBreak/>
              <w:t>p</w:t>
            </w:r>
            <w:r w:rsidRPr="006C0492">
              <w:rPr>
                <w:i/>
                <w:sz w:val="24"/>
              </w:rPr>
              <w:t>airTrack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E6C129"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534E7A5" w14:textId="41D35D7D"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E8D2579" w14:textId="1CA44698" w:rsidR="004664A8" w:rsidRPr="00A6380E" w:rsidRDefault="004664A8" w:rsidP="0052062B">
            <w:pPr>
              <w:pStyle w:val="TableText"/>
              <w:rPr>
                <w:sz w:val="24"/>
              </w:rPr>
            </w:pPr>
            <w:r>
              <w:rPr>
                <w:sz w:val="24"/>
              </w:rPr>
              <w:t>p</w:t>
            </w:r>
            <w:r w:rsidRPr="00A6380E">
              <w:rPr>
                <w:sz w:val="24"/>
              </w:rPr>
              <w:t xml:space="preserve">air track, numbered from left to right in </w:t>
            </w:r>
            <w:proofErr w:type="spellStart"/>
            <w:r w:rsidRPr="00A6380E">
              <w:rPr>
                <w:sz w:val="24"/>
              </w:rPr>
              <w:t>along</w:t>
            </w:r>
            <w:proofErr w:type="spellEnd"/>
            <w:r w:rsidRPr="00A6380E">
              <w:rPr>
                <w:sz w:val="24"/>
              </w:rPr>
              <w:t>-track coordinates</w:t>
            </w:r>
          </w:p>
        </w:tc>
      </w:tr>
      <w:tr w:rsidR="004664A8" w:rsidRPr="00F20580" w14:paraId="08E55A58" w14:textId="77777777" w:rsidTr="004664A8">
        <w:trPr>
          <w:trHeight w:val="11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B88760" w14:textId="77777777" w:rsidR="004664A8" w:rsidRPr="006C0492" w:rsidRDefault="004664A8" w:rsidP="0052062B">
            <w:pPr>
              <w:pStyle w:val="TableText"/>
              <w:rPr>
                <w:i/>
                <w:sz w:val="24"/>
              </w:rPr>
            </w:pPr>
            <w:proofErr w:type="spellStart"/>
            <w:r w:rsidRPr="006C0492">
              <w:rPr>
                <w:i/>
                <w:sz w:val="24"/>
              </w:rPr>
              <w:t>ReferenceGroundTrack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012E5548"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B1EE029" w14:textId="64B669F0"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98A51BE" w14:textId="39A78826" w:rsidR="004664A8" w:rsidRPr="00A6380E" w:rsidRDefault="004664A8" w:rsidP="0052062B">
            <w:pPr>
              <w:pStyle w:val="TableText"/>
              <w:rPr>
                <w:sz w:val="24"/>
              </w:rPr>
            </w:pPr>
            <w:r>
              <w:rPr>
                <w:sz w:val="24"/>
              </w:rPr>
              <w:t>r</w:t>
            </w:r>
            <w:r w:rsidRPr="00A6380E">
              <w:rPr>
                <w:sz w:val="24"/>
              </w:rPr>
              <w:t>eference ground-track number</w:t>
            </w:r>
          </w:p>
        </w:tc>
      </w:tr>
    </w:tbl>
    <w:p w14:paraId="3E0342A4" w14:textId="77777777" w:rsidR="0052062B" w:rsidRPr="0052062B" w:rsidRDefault="0052062B" w:rsidP="0052062B"/>
    <w:p w14:paraId="0D88F3C4" w14:textId="45841713" w:rsidR="00A80A23" w:rsidRPr="00672E72" w:rsidRDefault="0037461F" w:rsidP="00672E72">
      <w:pPr>
        <w:pStyle w:val="Heading2"/>
        <w:rPr>
          <w:rFonts w:cs="Times New Roman"/>
        </w:rPr>
      </w:pPr>
      <w:bookmarkStart w:id="237" w:name="_Toc497824342"/>
      <w:proofErr w:type="spellStart"/>
      <w:r w:rsidRPr="00672E72">
        <w:rPr>
          <w:rFonts w:cs="Times New Roman"/>
          <w:i/>
        </w:rPr>
        <w:t>Ref_</w:t>
      </w:r>
      <w:proofErr w:type="gramStart"/>
      <w:r w:rsidRPr="00672E72">
        <w:rPr>
          <w:rFonts w:cs="Times New Roman"/>
          <w:i/>
        </w:rPr>
        <w:t>surf</w:t>
      </w:r>
      <w:proofErr w:type="spellEnd"/>
      <w:r w:rsidRPr="00672E72">
        <w:rPr>
          <w:rFonts w:cs="Times New Roman"/>
        </w:rPr>
        <w:t xml:space="preserve"> </w:t>
      </w:r>
      <w:r w:rsidR="008C4C27">
        <w:rPr>
          <w:rFonts w:cs="Times New Roman"/>
        </w:rPr>
        <w:t xml:space="preserve"> </w:t>
      </w:r>
      <w:r w:rsidR="000D0F67" w:rsidRPr="00672E72">
        <w:rPr>
          <w:rFonts w:cs="Times New Roman"/>
        </w:rPr>
        <w:t>group</w:t>
      </w:r>
      <w:bookmarkEnd w:id="237"/>
      <w:proofErr w:type="gramEnd"/>
    </w:p>
    <w:p w14:paraId="3902F801" w14:textId="7F6AA4E1" w:rsidR="00A371EB" w:rsidRPr="00F02FD3" w:rsidRDefault="002C7042" w:rsidP="00A371EB">
      <w:pPr>
        <w:rPr>
          <w:i/>
        </w:rPr>
      </w:pPr>
      <w:r>
        <w:fldChar w:fldCharType="begin"/>
      </w:r>
      <w:r>
        <w:instrText xml:space="preserve"> REF _Ref491019809 \h </w:instrText>
      </w:r>
      <w:r>
        <w:fldChar w:fldCharType="separate"/>
      </w:r>
      <w:ins w:id="238" w:author="Microsoft Office User" w:date="2018-03-23T16:17:00Z">
        <w:r w:rsidR="00DA1807" w:rsidRPr="00942D8E">
          <w:t xml:space="preserve">Table </w:t>
        </w:r>
        <w:r w:rsidR="00DA1807">
          <w:rPr>
            <w:noProof/>
          </w:rPr>
          <w:t>4</w:t>
        </w:r>
        <w:r w:rsidR="00DA1807" w:rsidRPr="00942D8E">
          <w:noBreakHyphen/>
        </w:r>
        <w:r w:rsidR="00DA1807">
          <w:rPr>
            <w:noProof/>
          </w:rPr>
          <w:t>4</w:t>
        </w:r>
      </w:ins>
      <w:del w:id="239" w:author="Microsoft Office User" w:date="2018-03-19T15:42:00Z">
        <w:r w:rsidR="00143094" w:rsidRPr="00942D8E" w:rsidDel="006160A8">
          <w:delText xml:space="preserve">Table </w:delText>
        </w:r>
        <w:r w:rsidR="00143094" w:rsidDel="006160A8">
          <w:rPr>
            <w:noProof/>
          </w:rPr>
          <w:delText>4</w:delText>
        </w:r>
        <w:r w:rsidR="00143094" w:rsidRPr="00942D8E" w:rsidDel="006160A8">
          <w:noBreakHyphen/>
        </w:r>
        <w:r w:rsidR="00143094" w:rsidDel="006160A8">
          <w:rPr>
            <w:noProof/>
          </w:rPr>
          <w:delText>4</w:delText>
        </w:r>
      </w:del>
      <w:r>
        <w:fldChar w:fldCharType="end"/>
      </w:r>
      <w:r>
        <w:t xml:space="preserve"> </w:t>
      </w:r>
      <w:r w:rsidR="00A371EB" w:rsidRPr="00F20580">
        <w:t xml:space="preserve">describes the </w:t>
      </w:r>
      <w:proofErr w:type="spellStart"/>
      <w:r w:rsidR="00A371EB" w:rsidRPr="00F20580">
        <w:rPr>
          <w:i/>
        </w:rPr>
        <w:t>ref_surf</w:t>
      </w:r>
      <w:proofErr w:type="spellEnd"/>
      <w:r w:rsidR="00E557FD">
        <w:t xml:space="preserve"> group</w:t>
      </w:r>
      <w:r w:rsidR="00A371EB" w:rsidRPr="00F20580">
        <w:t xml:space="preserve">.  </w:t>
      </w:r>
      <w:r w:rsidR="00E557FD">
        <w:t>This group</w:t>
      </w:r>
      <w:r w:rsidR="00A371EB" w:rsidRPr="00F20580">
        <w:t xml:space="preserve"> include</w:t>
      </w:r>
      <w:r w:rsidR="00E557FD">
        <w:t>s</w:t>
      </w:r>
      <w:r w:rsidR="00A371EB" w:rsidRPr="00F20580">
        <w:t xml:space="preserve"> parameters describing the reference surface fit at each </w:t>
      </w:r>
      <w:r w:rsidR="004C73C7">
        <w:t>fit center</w:t>
      </w:r>
      <w:r w:rsidR="00A371EB" w:rsidRPr="00F20580">
        <w:t xml:space="preserve">.  The polynomial coefficients are given in </w:t>
      </w:r>
      <w:proofErr w:type="spellStart"/>
      <w:r w:rsidR="00A371EB" w:rsidRPr="005A6DC2">
        <w:rPr>
          <w:i/>
        </w:rPr>
        <w:t>poly_ref_surf</w:t>
      </w:r>
      <w:proofErr w:type="spellEnd"/>
      <w:r w:rsidR="00A371EB" w:rsidRPr="00F20580">
        <w:t xml:space="preserve">, </w:t>
      </w:r>
      <w:r w:rsidR="00A371EB" w:rsidRPr="00C71D5E">
        <w:t>sorted first by total deg</w:t>
      </w:r>
      <w:r w:rsidR="005A6DC2">
        <w:t xml:space="preserve">ree, then by x-component degree.  Because the polynomial degree is chosen separately for each reference point, enough columns are provided in the </w:t>
      </w:r>
      <w:proofErr w:type="spellStart"/>
      <w:r w:rsidR="005A6DC2" w:rsidRPr="005A6DC2">
        <w:rPr>
          <w:i/>
        </w:rPr>
        <w:t>poly_ref_surf</w:t>
      </w:r>
      <w:proofErr w:type="spellEnd"/>
      <w:r w:rsidR="005A6DC2">
        <w:t xml:space="preserve"> and </w:t>
      </w:r>
      <w:proofErr w:type="spellStart"/>
      <w:r w:rsidR="005A6DC2" w:rsidRPr="005A6DC2">
        <w:rPr>
          <w:i/>
        </w:rPr>
        <w:t>poly_ref_surf_sigma</w:t>
      </w:r>
      <w:proofErr w:type="spellEnd"/>
      <w:r w:rsidR="005A6DC2">
        <w:t xml:space="preserve"> to accommodate all possible components up to 3</w:t>
      </w:r>
      <w:r w:rsidR="005A6DC2" w:rsidRPr="005A6DC2">
        <w:rPr>
          <w:vertAlign w:val="superscript"/>
        </w:rPr>
        <w:t>rd</w:t>
      </w:r>
      <w:r w:rsidR="005A6DC2">
        <w:t xml:space="preserve"> degree in </w:t>
      </w:r>
      <w:r w:rsidR="005A6DC2">
        <w:rPr>
          <w:i/>
        </w:rPr>
        <w:t>y</w:t>
      </w:r>
      <w:r w:rsidR="005A6DC2">
        <w:t xml:space="preserve"> and 4</w:t>
      </w:r>
      <w:r w:rsidR="005A6DC2" w:rsidRPr="005A6DC2">
        <w:rPr>
          <w:vertAlign w:val="superscript"/>
        </w:rPr>
        <w:t>th</w:t>
      </w:r>
      <w:r w:rsidR="005A6DC2">
        <w:t xml:space="preserve"> degree in </w:t>
      </w:r>
      <w:r w:rsidR="005A6DC2">
        <w:rPr>
          <w:i/>
        </w:rPr>
        <w:t>x</w:t>
      </w:r>
      <w:r w:rsidR="005A6DC2">
        <w:t>, and absent values are filled in with zeros.</w:t>
      </w:r>
      <w:r w:rsidR="00787C83">
        <w:t xml:space="preserve">  The degrees for the </w:t>
      </w:r>
      <w:r w:rsidR="00F056EF">
        <w:t xml:space="preserve">polynomial are given in the group attributes </w:t>
      </w:r>
      <w:proofErr w:type="spellStart"/>
      <w:r w:rsidR="00F056EF">
        <w:rPr>
          <w:i/>
        </w:rPr>
        <w:t>poly_exponent_x</w:t>
      </w:r>
      <w:proofErr w:type="spellEnd"/>
      <w:r w:rsidR="00F056EF">
        <w:rPr>
          <w:i/>
        </w:rPr>
        <w:t xml:space="preserve"> </w:t>
      </w:r>
      <w:r w:rsidR="00F056EF">
        <w:t xml:space="preserve">and </w:t>
      </w:r>
      <w:proofErr w:type="spellStart"/>
      <w:r w:rsidR="00F056EF">
        <w:rPr>
          <w:i/>
        </w:rPr>
        <w:t>poly_exponent_y</w:t>
      </w:r>
      <w:proofErr w:type="spellEnd"/>
      <w:r w:rsidR="00F056EF">
        <w:t>.</w:t>
      </w:r>
      <w:r w:rsidR="00F02FD3">
        <w:t xml:space="preserve">  The time origin for the slope change is given in the group attribute </w:t>
      </w:r>
      <w:r w:rsidR="00F20CEB">
        <w:rPr>
          <w:i/>
        </w:rPr>
        <w:t>slope_change_t0.</w:t>
      </w:r>
    </w:p>
    <w:tbl>
      <w:tblPr>
        <w:tblStyle w:val="TableGrid"/>
        <w:tblpPr w:leftFromText="180" w:rightFromText="180" w:vertAnchor="text" w:tblpY="1"/>
        <w:tblOverlap w:val="never"/>
        <w:tblW w:w="0" w:type="auto"/>
        <w:tblLook w:val="04A0" w:firstRow="1" w:lastRow="0" w:firstColumn="1" w:lastColumn="0" w:noHBand="0" w:noVBand="1"/>
      </w:tblPr>
      <w:tblGrid>
        <w:gridCol w:w="8856"/>
      </w:tblGrid>
      <w:tr w:rsidR="0059527D" w14:paraId="7FEA8224" w14:textId="77777777" w:rsidTr="002C7042">
        <w:tc>
          <w:tcPr>
            <w:tcW w:w="8856" w:type="dxa"/>
            <w:tcBorders>
              <w:top w:val="nil"/>
              <w:left w:val="nil"/>
              <w:right w:val="nil"/>
            </w:tcBorders>
          </w:tcPr>
          <w:p w14:paraId="5CB0A659" w14:textId="6597C2B5" w:rsidR="0059527D" w:rsidRPr="00942D8E" w:rsidRDefault="0059527D" w:rsidP="007D7189">
            <w:pPr>
              <w:pStyle w:val="Caption"/>
              <w:keepNext/>
              <w:rPr>
                <w:sz w:val="24"/>
                <w:szCs w:val="24"/>
              </w:rPr>
            </w:pPr>
            <w:r w:rsidRPr="00942D8E">
              <w:rPr>
                <w:sz w:val="24"/>
                <w:szCs w:val="24"/>
              </w:rPr>
              <w:tab/>
            </w:r>
            <w:bookmarkStart w:id="240" w:name="_Toc462391968"/>
            <w:bookmarkStart w:id="241" w:name="_Ref491019809"/>
            <w:bookmarkStart w:id="242" w:name="_Toc259353276"/>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4</w:t>
            </w:r>
            <w:bookmarkEnd w:id="240"/>
            <w:r w:rsidRPr="00942D8E">
              <w:rPr>
                <w:noProof/>
                <w:sz w:val="24"/>
                <w:szCs w:val="24"/>
              </w:rPr>
              <w:fldChar w:fldCharType="end"/>
            </w:r>
            <w:bookmarkEnd w:id="241"/>
            <w:r w:rsidRPr="00942D8E">
              <w:rPr>
                <w:sz w:val="24"/>
                <w:szCs w:val="24"/>
              </w:rPr>
              <w:t xml:space="preserve"> </w:t>
            </w:r>
            <w:bookmarkEnd w:id="242"/>
            <w:r w:rsidR="007D7189">
              <w:rPr>
                <w:sz w:val="24"/>
                <w:szCs w:val="24"/>
              </w:rPr>
              <w:t xml:space="preserve"> </w:t>
            </w:r>
            <w:r w:rsidR="002C7042">
              <w:rPr>
                <w:sz w:val="24"/>
                <w:szCs w:val="24"/>
              </w:rPr>
              <w:t xml:space="preserve"> </w:t>
            </w:r>
            <w:proofErr w:type="spellStart"/>
            <w:r w:rsidR="002C7042" w:rsidRPr="002C7042">
              <w:rPr>
                <w:i/>
                <w:sz w:val="24"/>
                <w:szCs w:val="24"/>
              </w:rPr>
              <w:t>ref_surf</w:t>
            </w:r>
            <w:proofErr w:type="spellEnd"/>
            <w:r w:rsidR="002C7042">
              <w:rPr>
                <w:sz w:val="24"/>
                <w:szCs w:val="24"/>
              </w:rPr>
              <w:t xml:space="preserve"> group</w:t>
            </w:r>
          </w:p>
        </w:tc>
      </w:tr>
      <w:tr w:rsidR="0059527D" w14:paraId="378005B4" w14:textId="77777777" w:rsidTr="002C7042">
        <w:tc>
          <w:tcPr>
            <w:tcW w:w="8856" w:type="dxa"/>
          </w:tcPr>
          <w:tbl>
            <w:tblPr>
              <w:tblStyle w:val="GridTable5Dark-Accent11"/>
              <w:tblW w:w="0" w:type="auto"/>
              <w:tblLook w:val="0420" w:firstRow="1" w:lastRow="0" w:firstColumn="0" w:lastColumn="0" w:noHBand="0" w:noVBand="1"/>
            </w:tblPr>
            <w:tblGrid>
              <w:gridCol w:w="2817"/>
              <w:gridCol w:w="956"/>
              <w:gridCol w:w="1532"/>
              <w:gridCol w:w="3325"/>
            </w:tblGrid>
            <w:tr w:rsidR="004664A8" w14:paraId="7EECFCF5" w14:textId="77777777" w:rsidTr="004664A8">
              <w:trPr>
                <w:cnfStyle w:val="100000000000" w:firstRow="1" w:lastRow="0" w:firstColumn="0" w:lastColumn="0" w:oddVBand="0" w:evenVBand="0" w:oddHBand="0" w:evenHBand="0" w:firstRowFirstColumn="0" w:firstRowLastColumn="0" w:lastRowFirstColumn="0" w:lastRowLastColumn="0"/>
              </w:trPr>
              <w:tc>
                <w:tcPr>
                  <w:tcW w:w="2817" w:type="dxa"/>
                  <w:vAlign w:val="bottom"/>
                </w:tcPr>
                <w:p w14:paraId="0C1F3F34" w14:textId="55D3D0EA"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Parameter</w:t>
                  </w:r>
                </w:p>
              </w:tc>
              <w:tc>
                <w:tcPr>
                  <w:tcW w:w="956" w:type="dxa"/>
                  <w:vAlign w:val="bottom"/>
                </w:tcPr>
                <w:p w14:paraId="25C85F1F" w14:textId="3A028F87"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Units</w:t>
                  </w:r>
                </w:p>
              </w:tc>
              <w:tc>
                <w:tcPr>
                  <w:tcW w:w="1532" w:type="dxa"/>
                </w:tcPr>
                <w:p w14:paraId="261E3477" w14:textId="6A600EEA" w:rsidR="004664A8" w:rsidRPr="006E4DA8" w:rsidRDefault="004664A8" w:rsidP="002C7042">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Dimensions</w:t>
                  </w:r>
                </w:p>
              </w:tc>
              <w:tc>
                <w:tcPr>
                  <w:tcW w:w="3325" w:type="dxa"/>
                  <w:vAlign w:val="bottom"/>
                </w:tcPr>
                <w:p w14:paraId="12F5E8B4" w14:textId="7538FBBB"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Description</w:t>
                  </w:r>
                </w:p>
              </w:tc>
            </w:tr>
            <w:tr w:rsidR="004664A8" w14:paraId="6640E2B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1FC54F93" w14:textId="48B3661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sidRPr="006C0492">
                    <w:rPr>
                      <w:rFonts w:asciiTheme="minorHAnsi" w:hAnsiTheme="minorHAnsi"/>
                      <w:i/>
                      <w:color w:val="000000"/>
                      <w:sz w:val="22"/>
                      <w:szCs w:val="22"/>
                    </w:rPr>
                    <w:t>Complex_surface_flag</w:t>
                  </w:r>
                  <w:proofErr w:type="spellEnd"/>
                </w:p>
              </w:tc>
              <w:tc>
                <w:tcPr>
                  <w:tcW w:w="956" w:type="dxa"/>
                  <w:vAlign w:val="center"/>
                </w:tcPr>
                <w:p w14:paraId="6F8A85C7" w14:textId="0D210840"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4702315" w14:textId="05F95778"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03B1928" w14:textId="6FCF72B3"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0 indicates that normal fitting was attempted, 1 indicates that the signal selection algorithm rejected too many repeats, and only a linear fit was attempted</w:t>
                  </w:r>
                </w:p>
              </w:tc>
            </w:tr>
            <w:tr w:rsidR="004664A8" w14:paraId="197539BA" w14:textId="77777777" w:rsidTr="003E5B2E">
              <w:tc>
                <w:tcPr>
                  <w:tcW w:w="2817" w:type="dxa"/>
                  <w:vAlign w:val="center"/>
                </w:tcPr>
                <w:p w14:paraId="64B12C5A" w14:textId="7F4A601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fit_curvature</w:t>
                  </w:r>
                  <w:proofErr w:type="spellEnd"/>
                </w:p>
              </w:tc>
              <w:tc>
                <w:tcPr>
                  <w:tcW w:w="956" w:type="dxa"/>
                  <w:vAlign w:val="center"/>
                </w:tcPr>
                <w:p w14:paraId="7BFF6184" w14:textId="6354A1CD"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2F359319" w14:textId="022920D8"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F4D0994" w14:textId="5CFE9F6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RMS of the slope of the fit </w:t>
                  </w:r>
                  <w:r>
                    <w:rPr>
                      <w:rFonts w:asciiTheme="minorHAnsi" w:hAnsiTheme="minorHAnsi"/>
                      <w:color w:val="000000"/>
                      <w:sz w:val="22"/>
                      <w:szCs w:val="22"/>
                    </w:rPr>
                    <w:t>polynomial within 100 m of the fit center</w:t>
                  </w:r>
                </w:p>
              </w:tc>
            </w:tr>
            <w:tr w:rsidR="004664A8" w14:paraId="7D763540"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1344892" w14:textId="0A9D2E1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fit_E_slope</w:t>
                  </w:r>
                  <w:proofErr w:type="spellEnd"/>
                </w:p>
              </w:tc>
              <w:tc>
                <w:tcPr>
                  <w:tcW w:w="956" w:type="dxa"/>
                  <w:vAlign w:val="center"/>
                </w:tcPr>
                <w:p w14:paraId="0DD0E521" w14:textId="4AFD8211"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2CC0D7E" w14:textId="7EDDBF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1F2DF88" w14:textId="355902C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East-component slope for the reference surface within 100 m of the </w:t>
                  </w:r>
                  <w:r>
                    <w:rPr>
                      <w:rFonts w:asciiTheme="minorHAnsi" w:hAnsiTheme="minorHAnsi"/>
                      <w:color w:val="000000"/>
                      <w:sz w:val="22"/>
                      <w:szCs w:val="22"/>
                    </w:rPr>
                    <w:t>fit center</w:t>
                  </w:r>
                </w:p>
              </w:tc>
            </w:tr>
            <w:tr w:rsidR="004664A8" w14:paraId="6971DA9D" w14:textId="77777777" w:rsidTr="003E5B2E">
              <w:tc>
                <w:tcPr>
                  <w:tcW w:w="2817" w:type="dxa"/>
                  <w:vAlign w:val="center"/>
                </w:tcPr>
                <w:p w14:paraId="3E051CF6" w14:textId="5750352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fit_N_slope</w:t>
                  </w:r>
                  <w:proofErr w:type="spellEnd"/>
                </w:p>
              </w:tc>
              <w:tc>
                <w:tcPr>
                  <w:tcW w:w="956" w:type="dxa"/>
                  <w:vAlign w:val="center"/>
                </w:tcPr>
                <w:p w14:paraId="6534E899" w14:textId="3B14A736"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65B282EA" w14:textId="1C000B92"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9CC309D" w14:textId="592E71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North-component slope for the reference surface within 100 m of the </w:t>
                  </w:r>
                  <w:r>
                    <w:rPr>
                      <w:rFonts w:asciiTheme="minorHAnsi" w:hAnsiTheme="minorHAnsi"/>
                      <w:color w:val="000000"/>
                      <w:sz w:val="22"/>
                      <w:szCs w:val="22"/>
                    </w:rPr>
                    <w:t>fit center</w:t>
                  </w:r>
                </w:p>
              </w:tc>
            </w:tr>
            <w:tr w:rsidR="004664A8" w14:paraId="6AF7538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FDCA23C" w14:textId="46E59E7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lastRenderedPageBreak/>
                    <w:t>n_deg_x</w:t>
                  </w:r>
                  <w:proofErr w:type="spellEnd"/>
                </w:p>
              </w:tc>
              <w:tc>
                <w:tcPr>
                  <w:tcW w:w="956" w:type="dxa"/>
                  <w:vAlign w:val="center"/>
                </w:tcPr>
                <w:p w14:paraId="5E48B289" w14:textId="71FE024A"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3A4820EF" w14:textId="48C8A57F"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5F60A56" w14:textId="0C552A6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x</w:t>
                  </w:r>
                </w:p>
              </w:tc>
            </w:tr>
            <w:tr w:rsidR="004664A8" w14:paraId="63E8D32A" w14:textId="77777777" w:rsidTr="003E5B2E">
              <w:tc>
                <w:tcPr>
                  <w:tcW w:w="2817" w:type="dxa"/>
                  <w:vAlign w:val="center"/>
                </w:tcPr>
                <w:p w14:paraId="2D4CCE38" w14:textId="0B57F3DA"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n_deg_y</w:t>
                  </w:r>
                  <w:proofErr w:type="spellEnd"/>
                </w:p>
              </w:tc>
              <w:tc>
                <w:tcPr>
                  <w:tcW w:w="956" w:type="dxa"/>
                  <w:vAlign w:val="center"/>
                </w:tcPr>
                <w:p w14:paraId="76900232" w14:textId="483296E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178AAAD9" w14:textId="5481E19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DB13FCA" w14:textId="7C244C2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y</w:t>
                  </w:r>
                </w:p>
              </w:tc>
            </w:tr>
            <w:tr w:rsidR="004664A8" w14:paraId="6A869A5F"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5F9E798" w14:textId="050D2077"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N_pass_avail</w:t>
                  </w:r>
                  <w:proofErr w:type="spellEnd"/>
                </w:p>
              </w:tc>
              <w:tc>
                <w:tcPr>
                  <w:tcW w:w="956" w:type="dxa"/>
                  <w:vAlign w:val="center"/>
                </w:tcPr>
                <w:p w14:paraId="0F369D4B" w14:textId="63A3200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615184B7" w14:textId="15B819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D3D0F74" w14:textId="3DC8F450"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total number of passes available</w:t>
                  </w:r>
                </w:p>
              </w:tc>
            </w:tr>
            <w:tr w:rsidR="004664A8" w14:paraId="0EC8CC25" w14:textId="77777777" w:rsidTr="003E5B2E">
              <w:tc>
                <w:tcPr>
                  <w:tcW w:w="2817" w:type="dxa"/>
                  <w:vAlign w:val="center"/>
                </w:tcPr>
                <w:p w14:paraId="48DD286B" w14:textId="762028A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N_pass_used</w:t>
                  </w:r>
                  <w:proofErr w:type="spellEnd"/>
                </w:p>
              </w:tc>
              <w:tc>
                <w:tcPr>
                  <w:tcW w:w="956" w:type="dxa"/>
                  <w:vAlign w:val="center"/>
                </w:tcPr>
                <w:p w14:paraId="67647F03" w14:textId="4AC5179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09EBC6ED" w14:textId="52AE6DD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56996BF" w14:textId="0F5D50A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number of passes available after editing</w:t>
                  </w:r>
                </w:p>
              </w:tc>
            </w:tr>
            <w:tr w:rsidR="004664A8" w14:paraId="1EDABDE1"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84C681B" w14:textId="3EFD3F6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w:t>
                  </w:r>
                  <w:proofErr w:type="spellEnd"/>
                </w:p>
              </w:tc>
              <w:tc>
                <w:tcPr>
                  <w:tcW w:w="956" w:type="dxa"/>
                  <w:vAlign w:val="center"/>
                </w:tcPr>
                <w:p w14:paraId="3642A448" w14:textId="14770002"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8FACBA0" w14:textId="379379F3"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003E5B2E">
                    <w:rPr>
                      <w:i/>
                    </w:rPr>
                    <w:t>12</w:t>
                  </w:r>
                </w:p>
              </w:tc>
              <w:tc>
                <w:tcPr>
                  <w:tcW w:w="3325" w:type="dxa"/>
                  <w:vAlign w:val="center"/>
                </w:tcPr>
                <w:p w14:paraId="35A53B25" w14:textId="353B24A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polynomial coefficients (up to degree 4)</w:t>
                  </w:r>
                  <w:r>
                    <w:rPr>
                      <w:rFonts w:asciiTheme="minorHAnsi" w:hAnsiTheme="minorHAnsi"/>
                      <w:color w:val="000000"/>
                      <w:sz w:val="22"/>
                      <w:szCs w:val="22"/>
                    </w:rPr>
                    <w:t xml:space="preserve">, for polynomial components scaled by 100 m </w:t>
                  </w:r>
                </w:p>
              </w:tc>
            </w:tr>
            <w:tr w:rsidR="004664A8" w14:paraId="0B890A27" w14:textId="77777777" w:rsidTr="003E5B2E">
              <w:tc>
                <w:tcPr>
                  <w:tcW w:w="2817" w:type="dxa"/>
                  <w:vAlign w:val="center"/>
                </w:tcPr>
                <w:p w14:paraId="48B3267F" w14:textId="49D4F5B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poly_ref_surf_sigma</w:t>
                  </w:r>
                  <w:proofErr w:type="spellEnd"/>
                </w:p>
              </w:tc>
              <w:tc>
                <w:tcPr>
                  <w:tcW w:w="956" w:type="dxa"/>
                  <w:vAlign w:val="center"/>
                </w:tcPr>
                <w:p w14:paraId="1BD8B419" w14:textId="1DBF37B4" w:rsidR="004664A8" w:rsidRPr="006E4DA8" w:rsidRDefault="003E5B2E" w:rsidP="003E5B2E">
                  <w:pPr>
                    <w:framePr w:hSpace="180" w:wrap="around" w:vAnchor="text" w:hAnchor="text" w:y="1"/>
                    <w:suppressOverlap/>
                    <w:rPr>
                      <w:rFonts w:asciiTheme="minorHAnsi" w:hAnsiTheme="minorHAnsi"/>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4A450D0A" w14:textId="6F2330B4" w:rsidR="004664A8" w:rsidRPr="006E4D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12</w:t>
                  </w:r>
                </w:p>
              </w:tc>
              <w:tc>
                <w:tcPr>
                  <w:tcW w:w="3325" w:type="dxa"/>
                  <w:vAlign w:val="center"/>
                </w:tcPr>
                <w:p w14:paraId="6381F461" w14:textId="08629D9C"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errors for the polynomial coefficients</w:t>
                  </w:r>
                </w:p>
              </w:tc>
            </w:tr>
            <w:tr w:rsidR="004664A8" w14:paraId="1F7F162C"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3A333A8" w14:textId="0371D95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Pr>
                      <w:rFonts w:asciiTheme="minorHAnsi" w:hAnsiTheme="minorHAnsi"/>
                      <w:i/>
                      <w:color w:val="000000"/>
                      <w:sz w:val="22"/>
                      <w:szCs w:val="22"/>
                    </w:rPr>
                    <w:t>ref_pt_number</w:t>
                  </w:r>
                  <w:proofErr w:type="spellEnd"/>
                </w:p>
              </w:tc>
              <w:tc>
                <w:tcPr>
                  <w:tcW w:w="956" w:type="dxa"/>
                  <w:vAlign w:val="center"/>
                </w:tcPr>
                <w:p w14:paraId="0701B2BD" w14:textId="4438E92B"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CD48F38" w14:textId="6FD31609" w:rsidR="004664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w:t>
                  </w:r>
                </w:p>
              </w:tc>
              <w:tc>
                <w:tcPr>
                  <w:tcW w:w="3325" w:type="dxa"/>
                  <w:vAlign w:val="center"/>
                </w:tcPr>
                <w:p w14:paraId="6732B60E" w14:textId="56120848"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Ref point number, counted from the equator crossing along the RGT.</w:t>
                  </w:r>
                </w:p>
              </w:tc>
            </w:tr>
            <w:tr w:rsidR="004664A8" w14:paraId="1605E5CB" w14:textId="77777777" w:rsidTr="003E5B2E">
              <w:tc>
                <w:tcPr>
                  <w:tcW w:w="2817" w:type="dxa"/>
                  <w:vAlign w:val="center"/>
                </w:tcPr>
                <w:p w14:paraId="2862E9B0" w14:textId="54270ABF"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w:t>
                  </w:r>
                  <w:proofErr w:type="spellEnd"/>
                </w:p>
              </w:tc>
              <w:tc>
                <w:tcPr>
                  <w:tcW w:w="956" w:type="dxa"/>
                  <w:vAlign w:val="center"/>
                </w:tcPr>
                <w:p w14:paraId="75ABBF87" w14:textId="78D4182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48268463" w14:textId="08B8C20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8DF9FE4" w14:textId="518721BF"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rate of change of the x component of the surface slope</w:t>
                  </w:r>
                </w:p>
              </w:tc>
            </w:tr>
            <w:tr w:rsidR="004664A8" w14:paraId="29D73083"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B4D48CD" w14:textId="7F84B6B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w:t>
                  </w:r>
                  <w:proofErr w:type="spellEnd"/>
                </w:p>
              </w:tc>
              <w:tc>
                <w:tcPr>
                  <w:tcW w:w="956" w:type="dxa"/>
                  <w:vAlign w:val="center"/>
                </w:tcPr>
                <w:p w14:paraId="5EEED92E" w14:textId="4E5C73D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22925FC0" w14:textId="32F82FC1"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C0EAB88" w14:textId="08B1A84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rate of change of the y component of </w:t>
                  </w:r>
                  <w:proofErr w:type="gramStart"/>
                  <w:r w:rsidRPr="006E4DA8">
                    <w:rPr>
                      <w:rFonts w:asciiTheme="minorHAnsi" w:hAnsiTheme="minorHAnsi"/>
                      <w:color w:val="000000"/>
                      <w:sz w:val="22"/>
                      <w:szCs w:val="22"/>
                    </w:rPr>
                    <w:t>the  surface</w:t>
                  </w:r>
                  <w:proofErr w:type="gramEnd"/>
                  <w:r w:rsidRPr="006E4DA8">
                    <w:rPr>
                      <w:rFonts w:asciiTheme="minorHAnsi" w:hAnsiTheme="minorHAnsi"/>
                      <w:color w:val="000000"/>
                      <w:sz w:val="22"/>
                      <w:szCs w:val="22"/>
                    </w:rPr>
                    <w:t xml:space="preserve"> slope</w:t>
                  </w:r>
                </w:p>
              </w:tc>
            </w:tr>
            <w:tr w:rsidR="004664A8" w14:paraId="51DFBC9A" w14:textId="77777777" w:rsidTr="003E5B2E">
              <w:tc>
                <w:tcPr>
                  <w:tcW w:w="2817" w:type="dxa"/>
                  <w:vAlign w:val="center"/>
                </w:tcPr>
                <w:p w14:paraId="3F6CDC98" w14:textId="1255C4A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Slope_change_rate_x_sigma</w:t>
                  </w:r>
                  <w:proofErr w:type="spellEnd"/>
                </w:p>
              </w:tc>
              <w:tc>
                <w:tcPr>
                  <w:tcW w:w="956" w:type="dxa"/>
                  <w:vAlign w:val="center"/>
                </w:tcPr>
                <w:p w14:paraId="4E57863D" w14:textId="34984C11"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3A4B2ACA" w14:textId="764CD534"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EC5B5E5" w14:textId="6470110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x component of the surface slope</w:t>
                  </w:r>
                </w:p>
              </w:tc>
            </w:tr>
            <w:tr w:rsidR="004664A8" w14:paraId="7166B0A7"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0F533272" w14:textId="2A73734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Slope_change_rate_y_sigma</w:t>
                  </w:r>
                  <w:proofErr w:type="spellEnd"/>
                </w:p>
              </w:tc>
              <w:tc>
                <w:tcPr>
                  <w:tcW w:w="956" w:type="dxa"/>
                  <w:vAlign w:val="center"/>
                </w:tcPr>
                <w:p w14:paraId="05C2F25F" w14:textId="28BE2206"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7A179119" w14:textId="7C9C20C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2D8C768" w14:textId="70B566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y component of the surface slope</w:t>
                  </w:r>
                </w:p>
              </w:tc>
            </w:tr>
            <w:tr w:rsidR="004664A8" w14:paraId="125F2953" w14:textId="77777777" w:rsidTr="003E5B2E">
              <w:tc>
                <w:tcPr>
                  <w:tcW w:w="2817" w:type="dxa"/>
                  <w:vAlign w:val="center"/>
                </w:tcPr>
                <w:p w14:paraId="0B93E8A3" w14:textId="2883C050" w:rsidR="004664A8" w:rsidRPr="006C0492" w:rsidRDefault="004664A8" w:rsidP="003E5B2E">
                  <w:pPr>
                    <w:framePr w:hSpace="180" w:wrap="around" w:vAnchor="text" w:hAnchor="text" w:y="1"/>
                    <w:suppressOverlap/>
                    <w:rPr>
                      <w:rFonts w:asciiTheme="minorHAnsi" w:hAnsiTheme="minorHAnsi"/>
                      <w:i/>
                      <w:sz w:val="22"/>
                      <w:szCs w:val="22"/>
                    </w:rPr>
                  </w:pPr>
                  <w:r w:rsidRPr="006C0492">
                    <w:rPr>
                      <w:rFonts w:asciiTheme="minorHAnsi" w:hAnsiTheme="minorHAnsi"/>
                      <w:i/>
                      <w:color w:val="000000"/>
                      <w:sz w:val="22"/>
                      <w:szCs w:val="22"/>
                    </w:rPr>
                    <w:t>surf_fit_misfit_chi2</w:t>
                  </w:r>
                </w:p>
              </w:tc>
              <w:tc>
                <w:tcPr>
                  <w:tcW w:w="956" w:type="dxa"/>
                  <w:vAlign w:val="center"/>
                </w:tcPr>
                <w:p w14:paraId="44507355" w14:textId="6175853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5EC17681" w14:textId="0CA259EC"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D654D9B" w14:textId="752670C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misfit chi square</w:t>
                  </w:r>
                </w:p>
              </w:tc>
            </w:tr>
            <w:tr w:rsidR="004664A8" w14:paraId="6234A776"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7C10BD9" w14:textId="1BFFF50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surf_fit_misfit_RMS</w:t>
                  </w:r>
                  <w:proofErr w:type="spellEnd"/>
                </w:p>
              </w:tc>
              <w:tc>
                <w:tcPr>
                  <w:tcW w:w="956" w:type="dxa"/>
                  <w:vAlign w:val="center"/>
                </w:tcPr>
                <w:p w14:paraId="73F07499" w14:textId="4568B65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04DD76F5" w14:textId="4B606E4D"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6AB5F995" w14:textId="3EEC289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the RMS misfit for the surface-polynomial fit</w:t>
                  </w:r>
                </w:p>
              </w:tc>
            </w:tr>
            <w:tr w:rsidR="004664A8" w14:paraId="23919D4F" w14:textId="77777777" w:rsidTr="003E5B2E">
              <w:tc>
                <w:tcPr>
                  <w:tcW w:w="2817" w:type="dxa"/>
                  <w:vAlign w:val="center"/>
                </w:tcPr>
                <w:p w14:paraId="19094E02" w14:textId="63ED7BF6" w:rsidR="004664A8" w:rsidRPr="009546C9" w:rsidRDefault="004664A8" w:rsidP="003E5B2E">
                  <w:pPr>
                    <w:framePr w:hSpace="180" w:wrap="around" w:vAnchor="text" w:hAnchor="text" w:y="1"/>
                    <w:suppressOverlap/>
                    <w:rPr>
                      <w:rFonts w:asciiTheme="minorHAnsi" w:hAnsiTheme="minorHAnsi"/>
                      <w:i/>
                      <w:color w:val="FF0000"/>
                      <w:sz w:val="22"/>
                      <w:szCs w:val="22"/>
                    </w:rPr>
                  </w:pPr>
                  <w:proofErr w:type="spellStart"/>
                  <w:r w:rsidRPr="009546C9">
                    <w:rPr>
                      <w:rFonts w:asciiTheme="minorHAnsi" w:hAnsiTheme="minorHAnsi"/>
                      <w:i/>
                      <w:color w:val="FF0000"/>
                      <w:sz w:val="22"/>
                      <w:szCs w:val="22"/>
                    </w:rPr>
                    <w:t>surf_fit_quality_summary</w:t>
                  </w:r>
                  <w:proofErr w:type="spellEnd"/>
                </w:p>
              </w:tc>
              <w:tc>
                <w:tcPr>
                  <w:tcW w:w="956" w:type="dxa"/>
                  <w:vAlign w:val="center"/>
                </w:tcPr>
                <w:p w14:paraId="15026B09" w14:textId="4118A08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2DF6A68C" w14:textId="4D746952"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8D0F69D" w14:textId="3F294987" w:rsidR="004664A8" w:rsidRPr="009546C9"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 xml:space="preserve">Indicates quality of the fit: 0: no problem identified, 1: </w:t>
                  </w:r>
                  <w:proofErr w:type="spellStart"/>
                  <w:r w:rsidRPr="00750579">
                    <w:rPr>
                      <w:rFonts w:asciiTheme="minorHAnsi" w:hAnsiTheme="minorHAnsi"/>
                      <w:i/>
                      <w:color w:val="000000"/>
                      <w:sz w:val="22"/>
                      <w:szCs w:val="22"/>
                    </w:rPr>
                    <w:t>n_pass_used</w:t>
                  </w:r>
                  <w:proofErr w:type="spellEnd"/>
                  <w:r>
                    <w:rPr>
                      <w:rFonts w:asciiTheme="minorHAnsi" w:hAnsiTheme="minorHAnsi"/>
                      <w:color w:val="000000"/>
                      <w:sz w:val="22"/>
                      <w:szCs w:val="22"/>
                    </w:rPr>
                    <w:t xml:space="preserve"> &lt; 2 or any slope component &gt; 0.1</w:t>
                  </w:r>
                </w:p>
              </w:tc>
            </w:tr>
          </w:tbl>
          <w:p w14:paraId="628F88CD" w14:textId="133D4EFF" w:rsidR="0059527D" w:rsidRDefault="0059527D" w:rsidP="002C7042">
            <w:pPr>
              <w:rPr>
                <w:sz w:val="20"/>
                <w:szCs w:val="20"/>
              </w:rPr>
            </w:pPr>
          </w:p>
        </w:tc>
      </w:tr>
    </w:tbl>
    <w:p w14:paraId="6F175DBC" w14:textId="135E7F51" w:rsidR="0059527D" w:rsidRPr="00E240B4" w:rsidRDefault="002C7042" w:rsidP="00A371EB">
      <w:r>
        <w:lastRenderedPageBreak/>
        <w:br w:type="textWrapping" w:clear="all"/>
      </w:r>
    </w:p>
    <w:p w14:paraId="41F11B80" w14:textId="77777777" w:rsidR="00A371EB" w:rsidRPr="00236FD9" w:rsidRDefault="00A371EB" w:rsidP="00A371EB">
      <w:r w:rsidRPr="00E240B4">
        <w:t xml:space="preserve">The availability and usage of data is described in parameters </w:t>
      </w:r>
      <w:proofErr w:type="spellStart"/>
      <w:r w:rsidRPr="00E240B4">
        <w:rPr>
          <w:i/>
        </w:rPr>
        <w:t>N_pass_avail</w:t>
      </w:r>
      <w:proofErr w:type="spellEnd"/>
      <w:r w:rsidRPr="002D3B43">
        <w:t xml:space="preserve"> and </w:t>
      </w:r>
      <w:proofErr w:type="spellStart"/>
      <w:r w:rsidRPr="002F2742">
        <w:rPr>
          <w:i/>
        </w:rPr>
        <w:t>N_pass_used</w:t>
      </w:r>
      <w:proofErr w:type="spellEnd"/>
      <w:r w:rsidRPr="00E460FE">
        <w:t>.  The first gives the number of passes with at least one valid segment.  The second gives the numb</w:t>
      </w:r>
      <w:r w:rsidRPr="00236FD9">
        <w:t>er of passes used to define the surface after editing.   These parameters are useful in determining potential quality of the correction and the data availability.</w:t>
      </w:r>
    </w:p>
    <w:p w14:paraId="59B8CEDF" w14:textId="5967BA9F" w:rsidR="00A371EB" w:rsidRPr="00A6076E" w:rsidRDefault="00A371EB" w:rsidP="00A371EB">
      <w:r w:rsidRPr="00236FD9">
        <w:t xml:space="preserve">The slope of the fit surface is given in the </w:t>
      </w:r>
      <w:proofErr w:type="spellStart"/>
      <w:r w:rsidRPr="00750579">
        <w:rPr>
          <w:i/>
        </w:rPr>
        <w:t>fit_N_slope</w:t>
      </w:r>
      <w:proofErr w:type="spellEnd"/>
      <w:r w:rsidRPr="00236FD9">
        <w:t xml:space="preserve"> and </w:t>
      </w:r>
      <w:proofErr w:type="spellStart"/>
      <w:r w:rsidRPr="00750579">
        <w:rPr>
          <w:i/>
        </w:rPr>
        <w:t>fit_E_slope</w:t>
      </w:r>
      <w:proofErr w:type="spellEnd"/>
      <w:r w:rsidRPr="00236FD9">
        <w:t xml:space="preserve"> parameters.  For the </w:t>
      </w:r>
      <w:proofErr w:type="spellStart"/>
      <w:r w:rsidRPr="00236FD9">
        <w:t>along</w:t>
      </w:r>
      <w:proofErr w:type="spellEnd"/>
      <w:r w:rsidRPr="00236FD9">
        <w:t>-track points, the su</w:t>
      </w:r>
      <w:r w:rsidR="00794F6B">
        <w:t xml:space="preserve">rface slope is calculated </w:t>
      </w:r>
      <w:r w:rsidR="005775C1">
        <w:t xml:space="preserve">by evaluating the correction-surface polynomial for a 10-m spaced grid of points extending </w:t>
      </w:r>
      <w:r w:rsidR="005775C1">
        <w:sym w:font="Symbol" w:char="F0B1"/>
      </w:r>
      <w:r w:rsidR="005775C1">
        <w:t xml:space="preserve">50 m in x and y around the </w:t>
      </w:r>
      <w:r w:rsidR="00E17813">
        <w:t>fit center</w:t>
      </w:r>
      <w:r w:rsidR="005775C1">
        <w:t xml:space="preserve">, and calculating the mean slopes of these points.  </w:t>
      </w:r>
      <w:r w:rsidR="00F144F5">
        <w:t>T</w:t>
      </w:r>
      <w:r w:rsidR="005775C1">
        <w:t xml:space="preserve">he calculation is performed in </w:t>
      </w:r>
      <w:proofErr w:type="spellStart"/>
      <w:r w:rsidR="005775C1">
        <w:t>along</w:t>
      </w:r>
      <w:proofErr w:type="spellEnd"/>
      <w:r w:rsidR="005775C1">
        <w:t>-track coordinates and then projected onto the local north and east vectors</w:t>
      </w:r>
      <w:r w:rsidR="00291122">
        <w:t xml:space="preserve">.  </w:t>
      </w:r>
      <w:r w:rsidR="005775C1">
        <w:t xml:space="preserve">The surface curvature is derived from the same set of points, and is calculated as the RMS of the standard deviations of the slopes calculated from adjacent grid points, in </w:t>
      </w:r>
      <w:r w:rsidR="005775C1" w:rsidRPr="00750579">
        <w:rPr>
          <w:i/>
        </w:rPr>
        <w:t>x</w:t>
      </w:r>
      <w:r w:rsidR="005775C1">
        <w:t xml:space="preserve"> and </w:t>
      </w:r>
      <w:r w:rsidR="005775C1" w:rsidRPr="00750579">
        <w:rPr>
          <w:i/>
        </w:rPr>
        <w:t>y</w:t>
      </w:r>
      <w:r w:rsidR="005775C1">
        <w:t>.</w:t>
      </w:r>
    </w:p>
    <w:p w14:paraId="3957B2C9" w14:textId="7776196D" w:rsidR="007A4A3E" w:rsidRPr="00672E72" w:rsidRDefault="0033562E" w:rsidP="00672E72">
      <w:pPr>
        <w:pStyle w:val="Heading2"/>
        <w:rPr>
          <w:rFonts w:cs="Times New Roman"/>
        </w:rPr>
      </w:pPr>
      <w:bookmarkStart w:id="243" w:name="_Toc497824343"/>
      <w:proofErr w:type="spellStart"/>
      <w:r w:rsidRPr="0033562E">
        <w:rPr>
          <w:rFonts w:cs="Times New Roman"/>
          <w:i/>
        </w:rPr>
        <w:t>pass</w:t>
      </w:r>
      <w:r w:rsidR="007A4A3E" w:rsidRPr="0033562E">
        <w:rPr>
          <w:rFonts w:cs="Times New Roman"/>
          <w:i/>
        </w:rPr>
        <w:t>_stats</w:t>
      </w:r>
      <w:proofErr w:type="spellEnd"/>
      <w:r w:rsidR="007A4A3E" w:rsidRPr="00672E72">
        <w:rPr>
          <w:rFonts w:cs="Times New Roman"/>
        </w:rPr>
        <w:t xml:space="preserve"> </w:t>
      </w:r>
      <w:r w:rsidR="000D0F67" w:rsidRPr="00672E72">
        <w:rPr>
          <w:rFonts w:cs="Times New Roman"/>
        </w:rPr>
        <w:t>group</w:t>
      </w:r>
      <w:bookmarkEnd w:id="243"/>
    </w:p>
    <w:p w14:paraId="222EFFBB" w14:textId="7C7CFB6D" w:rsidR="006F1578" w:rsidRDefault="003E5B2E" w:rsidP="000E3DDF">
      <w:pPr>
        <w:pStyle w:val="Caption"/>
        <w:keepNext/>
        <w:jc w:val="left"/>
        <w:rPr>
          <w:b w:val="0"/>
          <w:sz w:val="24"/>
          <w:szCs w:val="24"/>
        </w:rPr>
      </w:pPr>
      <w:r>
        <w:rPr>
          <w:b w:val="0"/>
          <w:sz w:val="24"/>
          <w:szCs w:val="24"/>
        </w:rPr>
        <w:t xml:space="preserve">The </w:t>
      </w:r>
      <w:proofErr w:type="spellStart"/>
      <w:r>
        <w:rPr>
          <w:b w:val="0"/>
          <w:sz w:val="24"/>
          <w:szCs w:val="24"/>
        </w:rPr>
        <w:t>segment_stats</w:t>
      </w:r>
      <w:proofErr w:type="spellEnd"/>
      <w:r>
        <w:rPr>
          <w:b w:val="0"/>
          <w:sz w:val="24"/>
          <w:szCs w:val="24"/>
        </w:rPr>
        <w:t xml:space="preserve"> group</w:t>
      </w:r>
      <w:r w:rsidR="00A371EB" w:rsidRPr="00283CD5">
        <w:rPr>
          <w:b w:val="0"/>
          <w:sz w:val="24"/>
          <w:szCs w:val="24"/>
        </w:rPr>
        <w:t xml:space="preserve"> give</w:t>
      </w:r>
      <w:r>
        <w:rPr>
          <w:b w:val="0"/>
          <w:sz w:val="24"/>
          <w:szCs w:val="24"/>
        </w:rPr>
        <w:t>s</w:t>
      </w:r>
      <w:r w:rsidR="00A371EB" w:rsidRPr="00283CD5">
        <w:rPr>
          <w:b w:val="0"/>
          <w:sz w:val="24"/>
          <w:szCs w:val="24"/>
        </w:rPr>
        <w:t xml:space="preserve"> </w:t>
      </w:r>
      <w:r w:rsidR="000E3DDF">
        <w:rPr>
          <w:b w:val="0"/>
          <w:sz w:val="24"/>
          <w:szCs w:val="24"/>
        </w:rPr>
        <w:t>summary information about the</w:t>
      </w:r>
      <w:r w:rsidR="00A371EB" w:rsidRPr="00283CD5">
        <w:rPr>
          <w:b w:val="0"/>
          <w:sz w:val="24"/>
          <w:szCs w:val="24"/>
        </w:rPr>
        <w:t xml:space="preserve"> segments </w:t>
      </w:r>
      <w:r w:rsidR="00E17813">
        <w:rPr>
          <w:b w:val="0"/>
          <w:sz w:val="24"/>
          <w:szCs w:val="24"/>
        </w:rPr>
        <w:t>present for each fit center</w:t>
      </w:r>
      <w:r w:rsidR="000E3DDF">
        <w:rPr>
          <w:b w:val="0"/>
          <w:sz w:val="24"/>
          <w:szCs w:val="24"/>
        </w:rPr>
        <w:t>.</w:t>
      </w:r>
      <w:r w:rsidR="00A371EB" w:rsidRPr="00283CD5">
        <w:rPr>
          <w:b w:val="0"/>
          <w:sz w:val="24"/>
          <w:szCs w:val="24"/>
        </w:rPr>
        <w:t xml:space="preserve"> </w:t>
      </w:r>
      <w:r w:rsidR="000E3DDF">
        <w:rPr>
          <w:b w:val="0"/>
          <w:sz w:val="24"/>
          <w:szCs w:val="24"/>
        </w:rPr>
        <w:t xml:space="preserve"> </w:t>
      </w:r>
      <w:r w:rsidR="0033562E">
        <w:rPr>
          <w:b w:val="0"/>
          <w:sz w:val="24"/>
          <w:szCs w:val="24"/>
        </w:rPr>
        <w:t xml:space="preserve">Except where noted otherwise, these quantities are weighted averages of the corresponding ATL06 values.  </w:t>
      </w:r>
      <w:r w:rsidR="000E3DDF">
        <w:rPr>
          <w:b w:val="0"/>
          <w:sz w:val="24"/>
          <w:szCs w:val="24"/>
        </w:rPr>
        <w:t>For selected pairs (i.e. those included in the reference-surface fit), the parameters are averaged over the selected segments from each pass</w:t>
      </w:r>
      <w:r w:rsidR="00D94FE1">
        <w:rPr>
          <w:b w:val="0"/>
          <w:sz w:val="24"/>
          <w:szCs w:val="24"/>
        </w:rPr>
        <w:t xml:space="preserve">, using weights </w:t>
      </w:r>
      <w:r w:rsidR="00B3303F">
        <w:rPr>
          <w:b w:val="0"/>
          <w:sz w:val="24"/>
          <w:szCs w:val="24"/>
        </w:rPr>
        <w:t xml:space="preserve">derived from their formal errors, </w:t>
      </w:r>
      <w:proofErr w:type="spellStart"/>
      <w:r w:rsidR="00B3303F">
        <w:rPr>
          <w:b w:val="0"/>
          <w:i/>
          <w:sz w:val="24"/>
          <w:szCs w:val="24"/>
        </w:rPr>
        <w:t>sigma_h_</w:t>
      </w:r>
      <w:proofErr w:type="gramStart"/>
      <w:r w:rsidR="00B3303F">
        <w:rPr>
          <w:b w:val="0"/>
          <w:i/>
          <w:sz w:val="24"/>
          <w:szCs w:val="24"/>
        </w:rPr>
        <w:t>LI</w:t>
      </w:r>
      <w:proofErr w:type="spellEnd"/>
      <w:r w:rsidR="00D94FE1">
        <w:rPr>
          <w:b w:val="0"/>
          <w:sz w:val="24"/>
          <w:szCs w:val="24"/>
        </w:rPr>
        <w:t>.</w:t>
      </w:r>
      <w:r w:rsidR="006F1578">
        <w:rPr>
          <w:b w:val="0"/>
          <w:i/>
          <w:sz w:val="24"/>
          <w:szCs w:val="24"/>
          <w:vertAlign w:val="subscript"/>
        </w:rPr>
        <w:t>.</w:t>
      </w:r>
      <w:proofErr w:type="gramEnd"/>
      <w:r w:rsidR="006F1578">
        <w:rPr>
          <w:b w:val="0"/>
          <w:sz w:val="24"/>
          <w:szCs w:val="24"/>
        </w:rPr>
        <w:t xml:space="preserve"> The parameter </w:t>
      </w:r>
      <w:r w:rsidR="002E5B9B">
        <w:rPr>
          <w:b w:val="0"/>
          <w:sz w:val="24"/>
          <w:szCs w:val="24"/>
        </w:rPr>
        <w:t xml:space="preserve">weighted </w:t>
      </w:r>
      <w:r w:rsidR="006F1578">
        <w:rPr>
          <w:b w:val="0"/>
          <w:sz w:val="24"/>
          <w:szCs w:val="24"/>
        </w:rPr>
        <w:t xml:space="preserve">average for </w:t>
      </w:r>
      <w:r w:rsidR="002E5B9B">
        <w:rPr>
          <w:b w:val="0"/>
          <w:sz w:val="24"/>
          <w:szCs w:val="24"/>
        </w:rPr>
        <w:t xml:space="preserve">the </w:t>
      </w:r>
      <w:proofErr w:type="spellStart"/>
      <w:r w:rsidR="002E5B9B" w:rsidRPr="002E5B9B">
        <w:rPr>
          <w:b w:val="0"/>
          <w:i/>
          <w:sz w:val="24"/>
          <w:szCs w:val="24"/>
        </w:rPr>
        <w:t>N</w:t>
      </w:r>
      <w:r w:rsidR="002E5B9B" w:rsidRPr="002E5B9B">
        <w:rPr>
          <w:b w:val="0"/>
          <w:i/>
          <w:sz w:val="24"/>
          <w:szCs w:val="24"/>
          <w:vertAlign w:val="subscript"/>
        </w:rPr>
        <w:t>k</w:t>
      </w:r>
      <w:proofErr w:type="spellEnd"/>
      <w:r w:rsidR="002E5B9B">
        <w:rPr>
          <w:b w:val="0"/>
          <w:sz w:val="24"/>
          <w:szCs w:val="24"/>
        </w:rPr>
        <w:t xml:space="preserve"> segments from </w:t>
      </w:r>
      <w:r w:rsidR="006F1578">
        <w:rPr>
          <w:b w:val="0"/>
          <w:sz w:val="24"/>
          <w:szCs w:val="24"/>
        </w:rPr>
        <w:t xml:space="preserve">repeat </w:t>
      </w:r>
      <w:r w:rsidR="006F1578">
        <w:rPr>
          <w:b w:val="0"/>
          <w:i/>
          <w:sz w:val="24"/>
          <w:szCs w:val="24"/>
        </w:rPr>
        <w:t>k</w:t>
      </w:r>
      <w:r w:rsidR="006F1578">
        <w:rPr>
          <w:b w:val="0"/>
          <w:sz w:val="24"/>
          <w:szCs w:val="24"/>
        </w:rPr>
        <w:t xml:space="preserve">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6F1578" w:rsidRPr="00F20580" w14:paraId="4D815A9B" w14:textId="77777777" w:rsidTr="0071025F">
        <w:tc>
          <w:tcPr>
            <w:tcW w:w="4435" w:type="dxa"/>
            <w:vAlign w:val="center"/>
          </w:tcPr>
          <w:p w14:paraId="17360897" w14:textId="773D09D7" w:rsidR="006F1578" w:rsidRPr="00F20580" w:rsidRDefault="00332069" w:rsidP="00B3303F">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sSub>
                          <m:sSubPr>
                            <m:ctrlPr>
                              <w:rPr>
                                <w:rFonts w:ascii="Cambria Math" w:hAnsi="Cambria Math"/>
                                <w:i/>
                              </w:rPr>
                            </m:ctrlPr>
                          </m:sSubPr>
                          <m:e>
                            <m:r>
                              <w:rPr>
                                <w:rFonts w:ascii="Cambria Math" w:hAnsi="Cambria Math"/>
                              </w:rPr>
                              <m:t>q</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den>
                </m:f>
                <m:r>
                  <w:rPr>
                    <w:rFonts w:ascii="Cambria Math" w:hAnsi="Cambria Math"/>
                  </w:rPr>
                  <m:t xml:space="preserve"> </m:t>
                </m:r>
              </m:oMath>
            </m:oMathPara>
          </w:p>
        </w:tc>
        <w:tc>
          <w:tcPr>
            <w:tcW w:w="750" w:type="pct"/>
          </w:tcPr>
          <w:p w14:paraId="0EF44ED8" w14:textId="0931102F" w:rsidR="006F1578" w:rsidRPr="00F20580" w:rsidRDefault="00332069" w:rsidP="0071025F">
            <w:fldSimple w:instr=" SEQ Eq \* MERGEFORMAT ">
              <w:r w:rsidR="00DA1807">
                <w:rPr>
                  <w:noProof/>
                </w:rPr>
                <w:t>14</w:t>
              </w:r>
            </w:fldSimple>
          </w:p>
        </w:tc>
      </w:tr>
    </w:tbl>
    <w:p w14:paraId="41D8369F" w14:textId="1CA95DAD" w:rsidR="006F1578" w:rsidRPr="00F24103" w:rsidRDefault="00F24103" w:rsidP="006F1578">
      <w:r>
        <w:t xml:space="preserve">Here </w:t>
      </w:r>
      <w:r w:rsidRPr="00F24103">
        <w:rPr>
          <w:i/>
        </w:rPr>
        <w:t>q</w:t>
      </w:r>
      <w:r w:rsidRPr="00F24103">
        <w:rPr>
          <w:i/>
          <w:vertAlign w:val="subscript"/>
        </w:rPr>
        <w:t>i</w:t>
      </w:r>
      <w:r>
        <w:t xml:space="preserve"> are the parameter values for </w:t>
      </w:r>
      <w:r w:rsidR="002E5B9B">
        <w:t>the segments.</w:t>
      </w:r>
      <w:r>
        <w:t xml:space="preserve">  For repeats with no selected pairs, recall that the corrected height for only one segment is reported in </w:t>
      </w:r>
      <w:proofErr w:type="spellStart"/>
      <w:r w:rsidRPr="00F24103">
        <w:rPr>
          <w:i/>
        </w:rPr>
        <w:t>pass_h_shapecorr</w:t>
      </w:r>
      <w:proofErr w:type="spellEnd"/>
      <w:r>
        <w:t>; for these</w:t>
      </w:r>
      <w:r w:rsidR="00BC0703">
        <w:t>,</w:t>
      </w:r>
      <w:r>
        <w:t xml:space="preserve"> we simply report the corresponding </w:t>
      </w:r>
      <w:r w:rsidR="0033562E">
        <w:t xml:space="preserve">parameter </w:t>
      </w:r>
      <w:r>
        <w:t>values for that selected segment.</w:t>
      </w:r>
    </w:p>
    <w:p w14:paraId="07175060" w14:textId="77777777" w:rsidR="00DA1807" w:rsidRDefault="00A371EB" w:rsidP="00722761">
      <w:pPr>
        <w:pStyle w:val="Caption"/>
        <w:keepNext/>
        <w:rPr>
          <w:ins w:id="244" w:author="Microsoft Office User" w:date="2018-03-23T16:17:00Z"/>
          <w:sz w:val="24"/>
          <w:szCs w:val="24"/>
        </w:rPr>
      </w:pPr>
      <w:r w:rsidRPr="00283CD5">
        <w:rPr>
          <w:b w:val="0"/>
          <w:sz w:val="24"/>
          <w:szCs w:val="24"/>
        </w:rPr>
        <w:fldChar w:fldCharType="begin"/>
      </w:r>
      <w:r w:rsidRPr="00283CD5">
        <w:rPr>
          <w:b w:val="0"/>
          <w:sz w:val="24"/>
          <w:szCs w:val="24"/>
        </w:rPr>
        <w:instrText xml:space="preserve"> REF _Ref259342815 \h </w:instrText>
      </w:r>
      <w:r w:rsidRPr="00283CD5">
        <w:rPr>
          <w:b w:val="0"/>
          <w:sz w:val="24"/>
          <w:szCs w:val="24"/>
        </w:rPr>
      </w:r>
      <w:r w:rsidRPr="00283CD5">
        <w:rPr>
          <w:b w:val="0"/>
          <w:sz w:val="24"/>
          <w:szCs w:val="24"/>
        </w:rPr>
        <w:fldChar w:fldCharType="separate"/>
      </w:r>
    </w:p>
    <w:p w14:paraId="63727FCE" w14:textId="520233DA" w:rsidR="00143094" w:rsidDel="006160A8" w:rsidRDefault="00DA1807" w:rsidP="00722761">
      <w:pPr>
        <w:pStyle w:val="Caption"/>
        <w:keepNext/>
        <w:rPr>
          <w:del w:id="245" w:author="Microsoft Office User" w:date="2018-03-19T15:42:00Z"/>
          <w:sz w:val="24"/>
          <w:szCs w:val="24"/>
        </w:rPr>
      </w:pPr>
      <w:ins w:id="246" w:author="Microsoft Office User" w:date="2018-03-23T16:17:00Z">
        <w:r w:rsidRPr="00691C47">
          <w:rPr>
            <w:sz w:val="24"/>
            <w:szCs w:val="24"/>
          </w:rPr>
          <w:t xml:space="preserve">Table </w:t>
        </w:r>
        <w:r>
          <w:rPr>
            <w:noProof/>
            <w:sz w:val="24"/>
            <w:szCs w:val="24"/>
          </w:rPr>
          <w:t>4</w:t>
        </w:r>
        <w:r w:rsidRPr="00691C47">
          <w:rPr>
            <w:sz w:val="24"/>
            <w:szCs w:val="24"/>
          </w:rPr>
          <w:noBreakHyphen/>
        </w:r>
        <w:r>
          <w:rPr>
            <w:noProof/>
            <w:sz w:val="24"/>
            <w:szCs w:val="24"/>
          </w:rPr>
          <w:t>5</w:t>
        </w:r>
      </w:ins>
    </w:p>
    <w:p w14:paraId="7D572061" w14:textId="299FBB39" w:rsidR="00AD62A0" w:rsidRPr="00283CD5" w:rsidRDefault="00143094" w:rsidP="00283CD5">
      <w:pPr>
        <w:pStyle w:val="Caption"/>
        <w:keepNext/>
        <w:jc w:val="left"/>
        <w:rPr>
          <w:b w:val="0"/>
          <w:sz w:val="24"/>
          <w:szCs w:val="24"/>
        </w:rPr>
      </w:pPr>
      <w:del w:id="247" w:author="Microsoft Office User" w:date="2018-03-19T15:42:00Z">
        <w:r w:rsidRPr="00691C47" w:rsidDel="006160A8">
          <w:rPr>
            <w:sz w:val="24"/>
            <w:szCs w:val="24"/>
          </w:rPr>
          <w:delText xml:space="preserve">Table </w:delText>
        </w:r>
        <w:r w:rsidDel="006160A8">
          <w:rPr>
            <w:noProof/>
            <w:sz w:val="24"/>
            <w:szCs w:val="24"/>
          </w:rPr>
          <w:delText>4</w:delText>
        </w:r>
        <w:r w:rsidRPr="00691C47" w:rsidDel="006160A8">
          <w:rPr>
            <w:sz w:val="24"/>
            <w:szCs w:val="24"/>
          </w:rPr>
          <w:noBreakHyphen/>
        </w:r>
        <w:r w:rsidDel="006160A8">
          <w:rPr>
            <w:noProof/>
            <w:sz w:val="24"/>
            <w:szCs w:val="24"/>
          </w:rPr>
          <w:delText>5</w:delText>
        </w:r>
      </w:del>
      <w:r w:rsidR="00A371EB" w:rsidRPr="00283CD5">
        <w:rPr>
          <w:b w:val="0"/>
          <w:sz w:val="24"/>
          <w:szCs w:val="24"/>
        </w:rPr>
        <w:fldChar w:fldCharType="end"/>
      </w:r>
      <w:r w:rsidR="0033562E">
        <w:rPr>
          <w:b w:val="0"/>
          <w:sz w:val="24"/>
          <w:szCs w:val="24"/>
        </w:rPr>
        <w:t xml:space="preserve"> lists the parameters in this</w:t>
      </w:r>
      <w:r w:rsidR="002E5B9B">
        <w:rPr>
          <w:b w:val="0"/>
          <w:sz w:val="24"/>
          <w:szCs w:val="24"/>
        </w:rPr>
        <w:t xml:space="preserve"> group</w:t>
      </w:r>
      <w:r w:rsidR="00A371EB" w:rsidRPr="00283CD5">
        <w:rPr>
          <w:b w:val="0"/>
          <w:sz w:val="24"/>
          <w:szCs w:val="24"/>
        </w:rPr>
        <w:t xml:space="preserve">. </w:t>
      </w:r>
      <w:r w:rsidR="002E5B9B">
        <w:rPr>
          <w:b w:val="0"/>
          <w:sz w:val="24"/>
          <w:szCs w:val="24"/>
        </w:rPr>
        <w:t xml:space="preserve">Most parameters are averaged according to equation 14, but for others (e.g. </w:t>
      </w:r>
      <w:proofErr w:type="spellStart"/>
      <w:r w:rsidR="002E5B9B" w:rsidRPr="002E5B9B">
        <w:rPr>
          <w:b w:val="0"/>
          <w:i/>
          <w:sz w:val="24"/>
          <w:szCs w:val="24"/>
        </w:rPr>
        <w:t>signal_selection_flag_best</w:t>
      </w:r>
      <w:proofErr w:type="spellEnd"/>
      <w:r w:rsidR="002E5B9B">
        <w:rPr>
          <w:b w:val="0"/>
          <w:sz w:val="24"/>
          <w:szCs w:val="24"/>
        </w:rPr>
        <w:t>, which is the minimum of the signal selection flags for the pass) table 4-4 descri</w:t>
      </w:r>
      <w:r w:rsidR="006C0492">
        <w:rPr>
          <w:b w:val="0"/>
          <w:sz w:val="24"/>
          <w:szCs w:val="24"/>
        </w:rPr>
        <w:t xml:space="preserve">bes how the summary statistics </w:t>
      </w:r>
      <w:r w:rsidR="002E5B9B">
        <w:rPr>
          <w:b w:val="0"/>
          <w:sz w:val="24"/>
          <w:szCs w:val="24"/>
        </w:rPr>
        <w:t>are derived.</w:t>
      </w:r>
    </w:p>
    <w:p w14:paraId="711B8546" w14:textId="77777777" w:rsidR="00332FD3" w:rsidRDefault="00332FD3" w:rsidP="00722761">
      <w:pPr>
        <w:pStyle w:val="Caption"/>
        <w:keepNext/>
        <w:rPr>
          <w:sz w:val="24"/>
          <w:szCs w:val="24"/>
        </w:rPr>
      </w:pPr>
      <w:bookmarkStart w:id="248" w:name="_Ref259342815"/>
    </w:p>
    <w:p w14:paraId="3ACC0C9C" w14:textId="5A838D7A" w:rsidR="00722761" w:rsidRDefault="00722761" w:rsidP="00722761">
      <w:pPr>
        <w:pStyle w:val="Caption"/>
        <w:keepNext/>
        <w:rPr>
          <w:sz w:val="24"/>
          <w:szCs w:val="24"/>
        </w:rPr>
      </w:pPr>
      <w:bookmarkStart w:id="249" w:name="_Toc462391969"/>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5</w:t>
      </w:r>
      <w:r w:rsidR="002D3B43" w:rsidRPr="00691C47">
        <w:rPr>
          <w:noProof/>
          <w:sz w:val="24"/>
          <w:szCs w:val="24"/>
        </w:rPr>
        <w:fldChar w:fldCharType="end"/>
      </w:r>
      <w:bookmarkEnd w:id="248"/>
      <w:r w:rsidRPr="00691C47">
        <w:rPr>
          <w:sz w:val="24"/>
          <w:szCs w:val="24"/>
        </w:rPr>
        <w:t xml:space="preserve"> </w:t>
      </w:r>
      <w:proofErr w:type="spellStart"/>
      <w:r w:rsidR="0033562E">
        <w:rPr>
          <w:i/>
          <w:sz w:val="24"/>
          <w:szCs w:val="24"/>
        </w:rPr>
        <w:t>pass</w:t>
      </w:r>
      <w:r w:rsidRPr="00691C47">
        <w:rPr>
          <w:i/>
          <w:sz w:val="24"/>
          <w:szCs w:val="24"/>
        </w:rPr>
        <w:t>_stats</w:t>
      </w:r>
      <w:proofErr w:type="spellEnd"/>
      <w:r w:rsidR="007D7189">
        <w:rPr>
          <w:sz w:val="24"/>
          <w:szCs w:val="24"/>
        </w:rPr>
        <w:t xml:space="preserve"> </w:t>
      </w:r>
      <w:r w:rsidRPr="00691C47">
        <w:rPr>
          <w:sz w:val="24"/>
          <w:szCs w:val="24"/>
        </w:rPr>
        <w:t>group</w:t>
      </w:r>
      <w:bookmarkEnd w:id="249"/>
    </w:p>
    <w:tbl>
      <w:tblPr>
        <w:tblW w:w="9504" w:type="dxa"/>
        <w:tblCellMar>
          <w:left w:w="0" w:type="dxa"/>
          <w:right w:w="0" w:type="dxa"/>
        </w:tblCellMar>
        <w:tblLook w:val="0420" w:firstRow="1" w:lastRow="0" w:firstColumn="0" w:lastColumn="0" w:noHBand="0" w:noVBand="1"/>
      </w:tblPr>
      <w:tblGrid>
        <w:gridCol w:w="2599"/>
        <w:gridCol w:w="1400"/>
        <w:gridCol w:w="1365"/>
        <w:gridCol w:w="4140"/>
      </w:tblGrid>
      <w:tr w:rsidR="003E5B2E" w:rsidRPr="00E43CD4" w14:paraId="07EF0760" w14:textId="77777777" w:rsidTr="003E5B2E">
        <w:trPr>
          <w:trHeight w:val="584"/>
          <w:tblHeader/>
        </w:trPr>
        <w:tc>
          <w:tcPr>
            <w:tcW w:w="25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6DF96A" w14:textId="77777777" w:rsidR="003E5B2E" w:rsidRPr="00E43CD4" w:rsidRDefault="003E5B2E" w:rsidP="00332FD3">
            <w:pPr>
              <w:pStyle w:val="TableText"/>
              <w:rPr>
                <w:b/>
                <w:sz w:val="24"/>
              </w:rPr>
            </w:pPr>
            <w:r w:rsidRPr="00E43CD4">
              <w:rPr>
                <w:b/>
                <w:sz w:val="24"/>
              </w:rPr>
              <w:t>Parameter</w:t>
            </w:r>
          </w:p>
        </w:tc>
        <w:tc>
          <w:tcPr>
            <w:tcW w:w="1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A0647E7" w14:textId="77777777" w:rsidR="003E5B2E" w:rsidRPr="00E43CD4" w:rsidRDefault="003E5B2E" w:rsidP="00332FD3">
            <w:pPr>
              <w:pStyle w:val="TableText"/>
              <w:rPr>
                <w:b/>
                <w:sz w:val="24"/>
              </w:rPr>
            </w:pPr>
            <w:r w:rsidRPr="00E43CD4">
              <w:rPr>
                <w:b/>
                <w:sz w:val="24"/>
              </w:rPr>
              <w:t>Units</w:t>
            </w:r>
          </w:p>
        </w:tc>
        <w:tc>
          <w:tcPr>
            <w:tcW w:w="1365" w:type="dxa"/>
            <w:tcBorders>
              <w:top w:val="single" w:sz="8" w:space="0" w:color="FFFFFF"/>
              <w:left w:val="single" w:sz="8" w:space="0" w:color="FFFFFF"/>
              <w:bottom w:val="single" w:sz="24" w:space="0" w:color="FFFFFF"/>
              <w:right w:val="single" w:sz="8" w:space="0" w:color="FFFFFF"/>
            </w:tcBorders>
            <w:shd w:val="clear" w:color="auto" w:fill="4F81BD"/>
          </w:tcPr>
          <w:p w14:paraId="5F94593B" w14:textId="67B89F63" w:rsidR="003E5B2E" w:rsidRDefault="003E5B2E" w:rsidP="008C5F2C">
            <w:pPr>
              <w:pStyle w:val="TableText"/>
              <w:rPr>
                <w:b/>
                <w:sz w:val="24"/>
              </w:rPr>
            </w:pPr>
            <w:r>
              <w:rPr>
                <w:b/>
                <w:sz w:val="24"/>
              </w:rPr>
              <w:t>Dimensions</w:t>
            </w:r>
          </w:p>
        </w:tc>
        <w:tc>
          <w:tcPr>
            <w:tcW w:w="41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012E14" w14:textId="2270E1D4" w:rsidR="003E5B2E" w:rsidRPr="00E43CD4" w:rsidRDefault="003E5B2E" w:rsidP="008C5F2C">
            <w:pPr>
              <w:pStyle w:val="TableText"/>
              <w:rPr>
                <w:b/>
                <w:sz w:val="24"/>
              </w:rPr>
            </w:pPr>
            <w:r>
              <w:rPr>
                <w:b/>
                <w:sz w:val="24"/>
              </w:rPr>
              <w:t>Description</w:t>
            </w:r>
          </w:p>
        </w:tc>
      </w:tr>
      <w:tr w:rsidR="003E5B2E" w:rsidRPr="00E43CD4" w14:paraId="6B203C7C"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C98258E" w14:textId="3ECF346A" w:rsidR="003E5B2E" w:rsidRPr="00BC13E5" w:rsidRDefault="003E5B2E" w:rsidP="00332FD3">
            <w:pPr>
              <w:pStyle w:val="TableText"/>
              <w:rPr>
                <w:i/>
                <w:sz w:val="24"/>
              </w:rPr>
            </w:pPr>
            <w:proofErr w:type="spellStart"/>
            <w:r w:rsidRPr="00BC13E5">
              <w:rPr>
                <w:i/>
                <w:sz w:val="24"/>
              </w:rPr>
              <w:t>h_robust_spread_mean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3E5913A" w14:textId="62B3A539"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E5E0A7" w14:textId="79254CCC" w:rsidR="003E5B2E" w:rsidRDefault="003E5B2E" w:rsidP="0033562E">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9013357" w14:textId="593016C1" w:rsidR="003E5B2E" w:rsidRPr="00E43CD4" w:rsidRDefault="003E5B2E" w:rsidP="0033562E">
            <w:pPr>
              <w:pStyle w:val="TableText"/>
              <w:rPr>
                <w:sz w:val="24"/>
              </w:rPr>
            </w:pPr>
            <w:r>
              <w:rPr>
                <w:rFonts w:eastAsia="Cambria"/>
                <w:sz w:val="24"/>
              </w:rPr>
              <w:t>Weighted-average</w:t>
            </w:r>
            <w:r>
              <w:rPr>
                <w:sz w:val="24"/>
              </w:rPr>
              <w:t xml:space="preserve"> r</w:t>
            </w:r>
            <w:r w:rsidRPr="00E43CD4">
              <w:rPr>
                <w:sz w:val="24"/>
              </w:rPr>
              <w:t>obust spread in PE residuals to segment</w:t>
            </w:r>
            <w:r>
              <w:rPr>
                <w:sz w:val="24"/>
              </w:rPr>
              <w:t>s</w:t>
            </w:r>
          </w:p>
        </w:tc>
      </w:tr>
      <w:tr w:rsidR="003E5B2E" w:rsidRPr="00E43CD4" w14:paraId="7D5AC66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EBD3EC8" w14:textId="6A8BC5FB" w:rsidR="003E5B2E" w:rsidRPr="00BC13E5" w:rsidRDefault="003E5B2E" w:rsidP="00332FD3">
            <w:pPr>
              <w:pStyle w:val="TableText"/>
              <w:rPr>
                <w:i/>
                <w:sz w:val="24"/>
              </w:rPr>
            </w:pPr>
            <w:proofErr w:type="spellStart"/>
            <w:r w:rsidRPr="00BC13E5">
              <w:rPr>
                <w:i/>
                <w:sz w:val="24"/>
              </w:rPr>
              <w:lastRenderedPageBreak/>
              <w:t>h_li_rms</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D1E617C" w14:textId="6BCF3F67"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624AF793" w14:textId="27002552"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18EC24B" w14:textId="21E827C8" w:rsidR="003E5B2E" w:rsidRPr="00E43CD4" w:rsidRDefault="003E5B2E" w:rsidP="00332FD3">
            <w:pPr>
              <w:pStyle w:val="TableText"/>
              <w:rPr>
                <w:sz w:val="24"/>
              </w:rPr>
            </w:pPr>
            <w:r>
              <w:rPr>
                <w:rFonts w:eastAsia="Cambria"/>
                <w:sz w:val="24"/>
              </w:rPr>
              <w:t>Weighted-average</w:t>
            </w:r>
            <w:r>
              <w:rPr>
                <w:sz w:val="24"/>
              </w:rPr>
              <w:t xml:space="preserve"> </w:t>
            </w:r>
            <w:r w:rsidRPr="00E43CD4">
              <w:rPr>
                <w:sz w:val="24"/>
              </w:rPr>
              <w:t>RMS misfit between PE heights and along-track land-ice segment fit</w:t>
            </w:r>
          </w:p>
        </w:tc>
      </w:tr>
      <w:tr w:rsidR="003E5B2E" w:rsidRPr="00E43CD4" w14:paraId="1CCA9C3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E7A9BAA" w14:textId="4BE0FEBE" w:rsidR="003E5B2E" w:rsidRPr="00BC13E5" w:rsidRDefault="003E5B2E" w:rsidP="00332FD3">
            <w:pPr>
              <w:pStyle w:val="TableText"/>
              <w:rPr>
                <w:i/>
                <w:sz w:val="24"/>
              </w:rPr>
            </w:pPr>
            <w:proofErr w:type="spellStart"/>
            <w:r w:rsidRPr="00BC13E5">
              <w:rPr>
                <w:i/>
                <w:sz w:val="24"/>
              </w:rPr>
              <w:t>r_eff</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0B2836D" w14:textId="195779C1" w:rsidR="003E5B2E" w:rsidRPr="00E43CD4" w:rsidRDefault="003E5B2E" w:rsidP="00332FD3">
            <w:pPr>
              <w:pStyle w:val="TableText"/>
              <w:rPr>
                <w:sz w:val="24"/>
              </w:rPr>
            </w:pPr>
            <w:proofErr w:type="spellStart"/>
            <w:r>
              <w:rPr>
                <w:sz w:val="24"/>
              </w:rPr>
              <w:t>u</w:t>
            </w:r>
            <w:r w:rsidRPr="00E43CD4">
              <w:rPr>
                <w:sz w:val="24"/>
              </w:rPr>
              <w:t>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74E2AB39" w14:textId="4BA49454" w:rsidR="003E5B2E" w:rsidRDefault="003E5B2E" w:rsidP="000F656F">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B68CF0E" w14:textId="7108AD06" w:rsidR="003E5B2E" w:rsidRPr="00E43CD4" w:rsidRDefault="003E5B2E" w:rsidP="000F656F">
            <w:pPr>
              <w:pStyle w:val="TableText"/>
              <w:rPr>
                <w:sz w:val="24"/>
              </w:rPr>
            </w:pPr>
            <w:r>
              <w:rPr>
                <w:rFonts w:eastAsia="Cambria"/>
                <w:sz w:val="24"/>
              </w:rPr>
              <w:t>Weighted-average</w:t>
            </w:r>
            <w:r>
              <w:rPr>
                <w:sz w:val="24"/>
              </w:rPr>
              <w:t xml:space="preserve"> e</w:t>
            </w:r>
            <w:r w:rsidRPr="00E43CD4">
              <w:rPr>
                <w:sz w:val="24"/>
              </w:rPr>
              <w:t xml:space="preserve">ffective, uncorrected reflectance for </w:t>
            </w:r>
            <w:r>
              <w:rPr>
                <w:sz w:val="24"/>
              </w:rPr>
              <w:t>each pass.</w:t>
            </w:r>
          </w:p>
        </w:tc>
      </w:tr>
      <w:tr w:rsidR="003E5B2E" w:rsidRPr="00E43CD4" w14:paraId="6ECFB2B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3D8A31C" w14:textId="6CFD7193" w:rsidR="003E5B2E" w:rsidRPr="00BC13E5" w:rsidRDefault="003E5B2E" w:rsidP="00332FD3">
            <w:pPr>
              <w:pStyle w:val="TableText"/>
              <w:rPr>
                <w:i/>
                <w:sz w:val="24"/>
              </w:rPr>
            </w:pPr>
            <w:proofErr w:type="spellStart"/>
            <w:r w:rsidRPr="00BC13E5">
              <w:rPr>
                <w:i/>
                <w:sz w:val="24"/>
              </w:rPr>
              <w:t>tide_ocean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8F61F92" w14:textId="240B21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74EA60C" w14:textId="03DB36AE" w:rsidR="003E5B2E" w:rsidRDefault="003E5B2E" w:rsidP="00C0046D">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525F8EF" w14:textId="36CFA736" w:rsidR="003E5B2E" w:rsidRPr="00E43CD4" w:rsidRDefault="003E5B2E" w:rsidP="00C0046D">
            <w:pPr>
              <w:pStyle w:val="TableText"/>
              <w:rPr>
                <w:sz w:val="24"/>
              </w:rPr>
            </w:pPr>
            <w:r>
              <w:rPr>
                <w:rFonts w:eastAsia="Cambria"/>
                <w:sz w:val="24"/>
              </w:rPr>
              <w:t>Weighted-average</w:t>
            </w:r>
            <w:r>
              <w:rPr>
                <w:sz w:val="24"/>
              </w:rPr>
              <w:t xml:space="preserve"> ocean tide for each pass</w:t>
            </w:r>
          </w:p>
        </w:tc>
      </w:tr>
      <w:tr w:rsidR="003E5B2E" w:rsidRPr="00E43CD4" w14:paraId="45747B58" w14:textId="77777777" w:rsidTr="003E5B2E">
        <w:trPr>
          <w:trHeight w:val="653"/>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1094B9D" w14:textId="2B47F822" w:rsidR="003E5B2E" w:rsidRPr="00BC13E5" w:rsidRDefault="003E5B2E" w:rsidP="00332FD3">
            <w:pPr>
              <w:pStyle w:val="TableText"/>
              <w:rPr>
                <w:i/>
                <w:sz w:val="24"/>
              </w:rPr>
            </w:pPr>
            <w:proofErr w:type="spellStart"/>
            <w:r w:rsidRPr="00BC13E5">
              <w:rPr>
                <w:i/>
                <w:sz w:val="24"/>
              </w:rPr>
              <w:t>cloud_flg_best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CA6942F" w14:textId="7676E6D2"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138FB7BF" w14:textId="0BCD74BA"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D8FBA39" w14:textId="7F44F59E" w:rsidR="003E5B2E" w:rsidRPr="00E43CD4" w:rsidRDefault="003E5B2E" w:rsidP="00332FD3">
            <w:pPr>
              <w:pStyle w:val="TableText"/>
              <w:rPr>
                <w:sz w:val="24"/>
              </w:rPr>
            </w:pPr>
            <w:r>
              <w:rPr>
                <w:sz w:val="24"/>
              </w:rPr>
              <w:t>Minimum c</w:t>
            </w:r>
            <w:r w:rsidRPr="00E43CD4">
              <w:rPr>
                <w:sz w:val="24"/>
              </w:rPr>
              <w:t>loud flag from ATL06: Flag indicates confidence that clouds with OT &gt; 0.2 are present in the lower 3 km of the atmosphere based on ATL09</w:t>
            </w:r>
          </w:p>
        </w:tc>
      </w:tr>
      <w:tr w:rsidR="003E5B2E" w:rsidRPr="00E43CD4" w14:paraId="15FE47D7"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0ACB703" w14:textId="1C5D33BC" w:rsidR="003E5B2E" w:rsidRPr="00BC13E5" w:rsidRDefault="003E5B2E" w:rsidP="00332FD3">
            <w:pPr>
              <w:pStyle w:val="TableText"/>
              <w:rPr>
                <w:i/>
                <w:sz w:val="24"/>
              </w:rPr>
            </w:pPr>
            <w:proofErr w:type="spellStart"/>
            <w:r w:rsidRPr="00BC13E5">
              <w:rPr>
                <w:i/>
                <w:sz w:val="24"/>
              </w:rPr>
              <w:t>bsl_h_mean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CF5B1FA" w14:textId="1F8E77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A03AC52" w14:textId="6403A9EF"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8B98D07" w14:textId="0B88CBEB" w:rsidR="003E5B2E" w:rsidRPr="00E43CD4" w:rsidRDefault="003E5B2E" w:rsidP="00332FD3">
            <w:pPr>
              <w:pStyle w:val="TableText"/>
              <w:rPr>
                <w:sz w:val="24"/>
              </w:rPr>
            </w:pPr>
            <w:r>
              <w:rPr>
                <w:sz w:val="24"/>
              </w:rPr>
              <w:t>Averaged b</w:t>
            </w:r>
            <w:r w:rsidRPr="00E43CD4">
              <w:rPr>
                <w:sz w:val="24"/>
              </w:rPr>
              <w:t>lowing snow layer height</w:t>
            </w:r>
          </w:p>
        </w:tc>
      </w:tr>
      <w:tr w:rsidR="003E5B2E" w:rsidRPr="00E43CD4" w14:paraId="76B94E56"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716CAE3" w14:textId="700879EC" w:rsidR="003E5B2E" w:rsidRPr="00BC13E5" w:rsidRDefault="003E5B2E" w:rsidP="00332FD3">
            <w:pPr>
              <w:pStyle w:val="TableText"/>
              <w:rPr>
                <w:i/>
                <w:sz w:val="24"/>
              </w:rPr>
            </w:pPr>
            <w:proofErr w:type="spellStart"/>
            <w:r w:rsidRPr="00BC13E5">
              <w:rPr>
                <w:i/>
                <w:sz w:val="24"/>
              </w:rPr>
              <w:t>bslh_conf_best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07240C1" w14:textId="36BC912D"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14C3A6" w14:textId="7B9B0FA9"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A2B013B" w14:textId="19F6973D" w:rsidR="003E5B2E" w:rsidRPr="00E43CD4" w:rsidRDefault="003E5B2E" w:rsidP="00332FD3">
            <w:pPr>
              <w:pStyle w:val="TableText"/>
              <w:rPr>
                <w:sz w:val="24"/>
              </w:rPr>
            </w:pPr>
            <w:proofErr w:type="spellStart"/>
            <w:r>
              <w:rPr>
                <w:sz w:val="24"/>
              </w:rPr>
              <w:t>B</w:t>
            </w:r>
            <w:r w:rsidRPr="00E43CD4">
              <w:rPr>
                <w:sz w:val="24"/>
              </w:rPr>
              <w:t>S</w:t>
            </w:r>
            <w:r>
              <w:rPr>
                <w:sz w:val="24"/>
              </w:rPr>
              <w:t>L</w:t>
            </w:r>
            <w:r w:rsidRPr="00E43CD4">
              <w:rPr>
                <w:sz w:val="24"/>
              </w:rPr>
              <w:t>_flag</w:t>
            </w:r>
            <w:proofErr w:type="spellEnd"/>
            <w:r w:rsidRPr="00E43CD4">
              <w:rPr>
                <w:sz w:val="24"/>
              </w:rPr>
              <w:t xml:space="preserve"> from ATL06: </w:t>
            </w:r>
            <w:r>
              <w:rPr>
                <w:sz w:val="24"/>
              </w:rPr>
              <w:t xml:space="preserve">indicates the greatest (among segments) </w:t>
            </w:r>
            <w:r w:rsidRPr="00E43CD4">
              <w:rPr>
                <w:sz w:val="24"/>
              </w:rPr>
              <w:t>confidence flag for presence of blowing snow</w:t>
            </w:r>
          </w:p>
        </w:tc>
      </w:tr>
      <w:tr w:rsidR="003E5B2E" w:rsidRPr="00E43CD4" w14:paraId="6A8AED85"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071583C" w14:textId="7DE14D0A" w:rsidR="003E5B2E" w:rsidRPr="00BC13E5" w:rsidRDefault="003E5B2E" w:rsidP="00E46DC8">
            <w:pPr>
              <w:pStyle w:val="TableText"/>
              <w:rPr>
                <w:i/>
                <w:sz w:val="24"/>
              </w:rPr>
            </w:pPr>
            <w:proofErr w:type="spellStart"/>
            <w:r w:rsidRPr="00BC13E5">
              <w:rPr>
                <w:rFonts w:eastAsia="Cambria"/>
                <w:i/>
                <w:sz w:val="24"/>
              </w:rPr>
              <w:t>y_</w:t>
            </w:r>
            <w:r>
              <w:rPr>
                <w:rFonts w:eastAsia="Cambria"/>
                <w:i/>
                <w:sz w:val="24"/>
              </w:rPr>
              <w:t>atc</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752F15A" w14:textId="596FCDDE"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1040B09" w14:textId="06B4BE6F"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401F7C4" w14:textId="4BA26B88" w:rsidR="003E5B2E" w:rsidRDefault="003E5B2E" w:rsidP="00332FD3">
            <w:pPr>
              <w:pStyle w:val="TableText"/>
              <w:rPr>
                <w:sz w:val="24"/>
              </w:rPr>
            </w:pPr>
            <w:r>
              <w:rPr>
                <w:rFonts w:eastAsia="Cambria"/>
                <w:sz w:val="24"/>
              </w:rPr>
              <w:t xml:space="preserve">Unweighted mean of pair-center RGT y coordinates for each pass </w:t>
            </w:r>
            <w:r w:rsidRPr="00332FD3">
              <w:rPr>
                <w:rFonts w:eastAsia="Cambria"/>
                <w:sz w:val="24"/>
              </w:rPr>
              <w:t xml:space="preserve"> </w:t>
            </w:r>
          </w:p>
        </w:tc>
      </w:tr>
      <w:tr w:rsidR="003E5B2E" w:rsidRPr="00E43CD4" w14:paraId="740DA2D3"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2B651A38" w14:textId="51D2708E" w:rsidR="003E5B2E" w:rsidRPr="00BC13E5" w:rsidRDefault="003E5B2E" w:rsidP="00AE2BD4">
            <w:pPr>
              <w:pStyle w:val="TableText"/>
              <w:rPr>
                <w:rFonts w:eastAsia="Cambria"/>
                <w:i/>
                <w:sz w:val="24"/>
              </w:rPr>
            </w:pPr>
            <w:proofErr w:type="spellStart"/>
            <w:r>
              <w:rPr>
                <w:rFonts w:asciiTheme="minorHAnsi" w:hAnsiTheme="minorHAnsi"/>
                <w:i/>
                <w:color w:val="000000"/>
                <w:sz w:val="22"/>
                <w:szCs w:val="22"/>
              </w:rPr>
              <w:t>ref_pt_number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60AB961B" w14:textId="1134CBE2" w:rsidR="003E5B2E" w:rsidRPr="00332FD3" w:rsidRDefault="003E5B2E" w:rsidP="00AE2BD4">
            <w:pPr>
              <w:pStyle w:val="TableText"/>
              <w:rPr>
                <w:rFonts w:eastAsia="Cambria"/>
                <w:sz w:val="24"/>
              </w:rPr>
            </w:pPr>
            <w:proofErr w:type="spellStart"/>
            <w:r>
              <w:rPr>
                <w:rFonts w:asciiTheme="minorHAnsi" w:hAnsiTheme="minorHAnsi"/>
                <w:color w:val="000000"/>
                <w:sz w:val="22"/>
                <w:szCs w:val="22"/>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798B389" w14:textId="5EFA5B80" w:rsidR="003E5B2E" w:rsidRDefault="003E5B2E" w:rsidP="002F5CFF">
            <w:pPr>
              <w:pStyle w:val="TableText"/>
              <w:rPr>
                <w:rFonts w:asciiTheme="minorHAnsi" w:hAnsiTheme="minorHAnsi"/>
                <w:color w:val="000000"/>
                <w:sz w:val="22"/>
                <w:szCs w:val="22"/>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bottom"/>
          </w:tcPr>
          <w:p w14:paraId="31AA79C1" w14:textId="03282ED1" w:rsidR="003E5B2E" w:rsidRDefault="003E5B2E" w:rsidP="002F5CFF">
            <w:pPr>
              <w:pStyle w:val="TableText"/>
              <w:rPr>
                <w:rFonts w:eastAsia="Cambria"/>
                <w:sz w:val="24"/>
              </w:rPr>
            </w:pPr>
            <w:r>
              <w:rPr>
                <w:rFonts w:asciiTheme="minorHAnsi" w:hAnsiTheme="minorHAnsi"/>
                <w:color w:val="000000"/>
                <w:sz w:val="22"/>
                <w:szCs w:val="22"/>
              </w:rPr>
              <w:t>Ref point number, counted from the equator crossing along the RGT.</w:t>
            </w:r>
          </w:p>
        </w:tc>
      </w:tr>
      <w:tr w:rsidR="003E5B2E" w:rsidRPr="00E43CD4" w14:paraId="4645D3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05C3ED0" w14:textId="1E70C66C" w:rsidR="003E5B2E" w:rsidRPr="006C0492" w:rsidRDefault="003E5B2E" w:rsidP="00AE2BD4">
            <w:pPr>
              <w:pStyle w:val="TableText"/>
              <w:rPr>
                <w:i/>
                <w:sz w:val="24"/>
              </w:rPr>
            </w:pPr>
            <w:proofErr w:type="spellStart"/>
            <w:r>
              <w:rPr>
                <w:i/>
                <w:sz w:val="24"/>
              </w:rPr>
              <w:t>strong_beam_number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DE290CC" w14:textId="19D6BFAB" w:rsidR="003E5B2E" w:rsidRPr="006C6D3F" w:rsidRDefault="003E5B2E" w:rsidP="00AE2BD4">
            <w:pPr>
              <w:pStyle w:val="TableText"/>
              <w:rPr>
                <w:sz w:val="24"/>
              </w:rPr>
            </w:pPr>
            <w:proofErr w:type="spellStart"/>
            <w:r>
              <w:rPr>
                <w:sz w:val="24"/>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912643A" w14:textId="459519A9"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7D9B6C8" w14:textId="782C5DAB" w:rsidR="003E5B2E" w:rsidRDefault="003E5B2E" w:rsidP="002F5CFF">
            <w:pPr>
              <w:pStyle w:val="TableText"/>
              <w:rPr>
                <w:sz w:val="24"/>
              </w:rPr>
            </w:pPr>
            <w:r>
              <w:rPr>
                <w:sz w:val="24"/>
              </w:rPr>
              <w:t>The beam number of the strong laser beam in the pair</w:t>
            </w:r>
          </w:p>
        </w:tc>
      </w:tr>
      <w:tr w:rsidR="003E5B2E" w:rsidRPr="00E43CD4" w14:paraId="62C01434"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6DBF32D" w14:textId="491245FF" w:rsidR="003E5B2E" w:rsidRDefault="003E5B2E" w:rsidP="00AE2BD4">
            <w:pPr>
              <w:pStyle w:val="TableText"/>
              <w:rPr>
                <w:rFonts w:asciiTheme="minorHAnsi" w:hAnsiTheme="minorHAnsi"/>
                <w:i/>
                <w:color w:val="000000"/>
                <w:sz w:val="22"/>
                <w:szCs w:val="22"/>
              </w:rPr>
            </w:pPr>
            <w:proofErr w:type="spellStart"/>
            <w:r w:rsidRPr="006C0492">
              <w:rPr>
                <w:i/>
                <w:sz w:val="24"/>
              </w:rPr>
              <w:t>mean_pass_lat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F0D03C1" w14:textId="5D1424D9" w:rsidR="003E5B2E" w:rsidRDefault="003E5B2E" w:rsidP="00AE2BD4">
            <w:pPr>
              <w:pStyle w:val="TableText"/>
              <w:rPr>
                <w:rFonts w:asciiTheme="minorHAnsi" w:hAnsiTheme="minorHAnsi"/>
                <w:color w:val="000000"/>
                <w:sz w:val="22"/>
                <w:szCs w:val="22"/>
              </w:rPr>
            </w:pPr>
            <w:proofErr w:type="spellStart"/>
            <w:r w:rsidRPr="006C6D3F">
              <w:rPr>
                <w:sz w:val="24"/>
              </w:rPr>
              <w:t>degrees_north</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6474559" w14:textId="04065246"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155C6FF" w14:textId="319BEFB2"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Latitude, WGS84,</w:t>
            </w:r>
            <w:r>
              <w:rPr>
                <w:sz w:val="24"/>
              </w:rPr>
              <w:t xml:space="preserve"> North=+, </w:t>
            </w:r>
            <w:proofErr w:type="spellStart"/>
            <w:r>
              <w:rPr>
                <w:sz w:val="24"/>
              </w:rPr>
              <w:t>Lat</w:t>
            </w:r>
            <w:proofErr w:type="spellEnd"/>
            <w:r>
              <w:rPr>
                <w:sz w:val="24"/>
              </w:rPr>
              <w:t xml:space="preserve"> of valid segment c</w:t>
            </w:r>
            <w:r w:rsidRPr="006C6D3F">
              <w:rPr>
                <w:sz w:val="24"/>
              </w:rPr>
              <w:t>enters</w:t>
            </w:r>
          </w:p>
        </w:tc>
      </w:tr>
      <w:tr w:rsidR="003E5B2E" w:rsidRPr="00E43CD4" w14:paraId="37F979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D2F4360" w14:textId="05C084BF" w:rsidR="003E5B2E" w:rsidRDefault="003E5B2E" w:rsidP="00AE2BD4">
            <w:pPr>
              <w:pStyle w:val="TableText"/>
              <w:rPr>
                <w:rFonts w:asciiTheme="minorHAnsi" w:hAnsiTheme="minorHAnsi"/>
                <w:i/>
                <w:color w:val="000000"/>
                <w:sz w:val="22"/>
                <w:szCs w:val="22"/>
              </w:rPr>
            </w:pPr>
            <w:proofErr w:type="spellStart"/>
            <w:r w:rsidRPr="006C0492">
              <w:rPr>
                <w:i/>
                <w:sz w:val="24"/>
              </w:rPr>
              <w:t>mean_pass_lon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9389DD4" w14:textId="45B14C1B" w:rsidR="003E5B2E" w:rsidRDefault="003E5B2E" w:rsidP="00AE2BD4">
            <w:pPr>
              <w:pStyle w:val="TableText"/>
              <w:rPr>
                <w:rFonts w:asciiTheme="minorHAnsi" w:hAnsiTheme="minorHAnsi"/>
                <w:color w:val="000000"/>
                <w:sz w:val="22"/>
                <w:szCs w:val="22"/>
              </w:rPr>
            </w:pPr>
            <w:proofErr w:type="spellStart"/>
            <w:r w:rsidRPr="006C6D3F">
              <w:rPr>
                <w:sz w:val="24"/>
              </w:rPr>
              <w:t>degrees_east</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D2FCB93" w14:textId="018EEDCC"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C0BB3B2" w14:textId="373C3E53"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Longitude, WGS84, East=</w:t>
            </w:r>
            <w:proofErr w:type="gramStart"/>
            <w:r w:rsidRPr="006C6D3F">
              <w:rPr>
                <w:sz w:val="24"/>
              </w:rPr>
              <w:t>+,Lon</w:t>
            </w:r>
            <w:proofErr w:type="gramEnd"/>
            <w:r w:rsidRPr="006C6D3F">
              <w:rPr>
                <w:sz w:val="24"/>
              </w:rPr>
              <w:t xml:space="preserve"> of valid segment centers</w:t>
            </w:r>
          </w:p>
        </w:tc>
      </w:tr>
      <w:tr w:rsidR="003E5B2E" w:rsidRPr="00E43CD4" w14:paraId="6DEF1FC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3F15B84" w14:textId="5865FDF9" w:rsidR="003E5B2E" w:rsidRPr="00BC13E5" w:rsidRDefault="003E5B2E" w:rsidP="00332FD3">
            <w:pPr>
              <w:pStyle w:val="TableText"/>
              <w:rPr>
                <w:i/>
                <w:sz w:val="24"/>
              </w:rPr>
            </w:pPr>
            <w:proofErr w:type="spellStart"/>
            <w:r w:rsidRPr="00BC13E5">
              <w:rPr>
                <w:rFonts w:eastAsia="Cambria"/>
                <w:i/>
                <w:sz w:val="24"/>
              </w:rPr>
              <w:t>sigma_g_h</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D50D595" w14:textId="5BCD1B76"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734F9C1" w14:textId="63455E95"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11E9962" w14:textId="4DA17C93" w:rsidR="003E5B2E" w:rsidRDefault="003E5B2E" w:rsidP="00332FD3">
            <w:pPr>
              <w:pStyle w:val="TableText"/>
              <w:rPr>
                <w:sz w:val="24"/>
              </w:rPr>
            </w:pPr>
            <w:r>
              <w:rPr>
                <w:rFonts w:eastAsia="Cambria"/>
                <w:sz w:val="24"/>
              </w:rPr>
              <w:t>Average</w:t>
            </w:r>
            <w:r w:rsidRPr="00332FD3">
              <w:rPr>
                <w:rFonts w:eastAsia="Cambria"/>
                <w:sz w:val="24"/>
              </w:rPr>
              <w:t xml:space="preserve"> </w:t>
            </w:r>
            <w:r>
              <w:rPr>
                <w:rFonts w:eastAsia="Cambria"/>
                <w:sz w:val="24"/>
              </w:rPr>
              <w:t>t</w:t>
            </w:r>
            <w:r w:rsidRPr="00332FD3">
              <w:rPr>
                <w:rFonts w:eastAsia="Cambria"/>
                <w:sz w:val="24"/>
              </w:rPr>
              <w:t>otal vertical geolocation error due to PPD and POD</w:t>
            </w:r>
          </w:p>
        </w:tc>
      </w:tr>
      <w:tr w:rsidR="003E5B2E" w:rsidRPr="00E43CD4" w14:paraId="3C699E0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78AEA5B" w14:textId="0A783745" w:rsidR="003E5B2E" w:rsidRPr="00BC13E5" w:rsidRDefault="003E5B2E" w:rsidP="00332FD3">
            <w:pPr>
              <w:pStyle w:val="TableText"/>
              <w:rPr>
                <w:i/>
                <w:sz w:val="24"/>
              </w:rPr>
            </w:pPr>
            <w:proofErr w:type="spellStart"/>
            <w:r w:rsidRPr="00BC13E5">
              <w:rPr>
                <w:rFonts w:eastAsia="Cambria"/>
                <w:i/>
                <w:sz w:val="24"/>
              </w:rPr>
              <w:t>sigma_g_x</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74D7BC0" w14:textId="40ED14E7"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8BAAC4B" w14:textId="774A722A"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229154A9" w14:textId="565E3F99" w:rsidR="003E5B2E" w:rsidRDefault="003E5B2E" w:rsidP="00332FD3">
            <w:pPr>
              <w:pStyle w:val="TableText"/>
              <w:rPr>
                <w:sz w:val="24"/>
              </w:rPr>
            </w:pPr>
            <w:r>
              <w:rPr>
                <w:rFonts w:eastAsia="Cambria"/>
                <w:sz w:val="24"/>
              </w:rPr>
              <w:t>Average</w:t>
            </w:r>
            <w:r w:rsidRPr="00332FD3">
              <w:rPr>
                <w:rFonts w:eastAsia="Cambria"/>
                <w:sz w:val="24"/>
              </w:rPr>
              <w:t xml:space="preserve"> local-coordinate x horizontal geolocation error </w:t>
            </w:r>
            <w:r>
              <w:rPr>
                <w:rFonts w:eastAsia="Cambria"/>
                <w:sz w:val="24"/>
              </w:rPr>
              <w:t xml:space="preserve">for each pass </w:t>
            </w:r>
            <w:r w:rsidRPr="00332FD3">
              <w:rPr>
                <w:rFonts w:eastAsia="Cambria"/>
                <w:sz w:val="24"/>
              </w:rPr>
              <w:t xml:space="preserve">due to PPD and POD </w:t>
            </w:r>
          </w:p>
        </w:tc>
      </w:tr>
      <w:tr w:rsidR="003E5B2E" w:rsidRPr="00E43CD4" w14:paraId="1EBEB87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DFF3C98" w14:textId="194DD0A2" w:rsidR="003E5B2E" w:rsidRPr="00BC13E5" w:rsidRDefault="003E5B2E" w:rsidP="00332FD3">
            <w:pPr>
              <w:pStyle w:val="TableText"/>
              <w:rPr>
                <w:i/>
                <w:sz w:val="24"/>
              </w:rPr>
            </w:pPr>
            <w:proofErr w:type="spellStart"/>
            <w:r w:rsidRPr="00BC13E5">
              <w:rPr>
                <w:rFonts w:eastAsia="Cambria"/>
                <w:i/>
                <w:sz w:val="24"/>
              </w:rPr>
              <w:t>sigma_g_y</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03C456BC" w14:textId="10DB2A2F" w:rsidR="003E5B2E" w:rsidRPr="00E43CD4"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7AA6F02" w14:textId="7E0A9A1C"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E4010AA" w14:textId="2C709FAD" w:rsidR="003E5B2E" w:rsidRPr="00E43CD4" w:rsidRDefault="003E5B2E" w:rsidP="00332FD3">
            <w:pPr>
              <w:pStyle w:val="TableText"/>
              <w:rPr>
                <w:sz w:val="24"/>
              </w:rPr>
            </w:pPr>
            <w:r>
              <w:rPr>
                <w:rFonts w:eastAsia="Cambria"/>
                <w:sz w:val="24"/>
              </w:rPr>
              <w:t>Average local-coordinate y</w:t>
            </w:r>
            <w:r w:rsidRPr="00332FD3">
              <w:rPr>
                <w:rFonts w:eastAsia="Cambria"/>
                <w:sz w:val="24"/>
              </w:rPr>
              <w:t xml:space="preserve"> horizontal geolocation error</w:t>
            </w:r>
            <w:r>
              <w:rPr>
                <w:rFonts w:eastAsia="Cambria"/>
                <w:sz w:val="24"/>
              </w:rPr>
              <w:t xml:space="preserve"> for each pass</w:t>
            </w:r>
            <w:r w:rsidRPr="00332FD3">
              <w:rPr>
                <w:rFonts w:eastAsia="Cambria"/>
                <w:sz w:val="24"/>
              </w:rPr>
              <w:t xml:space="preserve"> due to </w:t>
            </w:r>
            <w:r w:rsidRPr="00332FD3">
              <w:rPr>
                <w:rFonts w:eastAsia="Cambria"/>
                <w:sz w:val="24"/>
              </w:rPr>
              <w:lastRenderedPageBreak/>
              <w:t xml:space="preserve">PPD and POD </w:t>
            </w:r>
          </w:p>
        </w:tc>
      </w:tr>
      <w:tr w:rsidR="003E5B2E" w:rsidRPr="00E43CD4" w14:paraId="1C00E1B8"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440BB11" w14:textId="13117D22" w:rsidR="003E5B2E" w:rsidRPr="00BC13E5" w:rsidRDefault="003E5B2E" w:rsidP="00332FD3">
            <w:pPr>
              <w:pStyle w:val="TableText"/>
              <w:rPr>
                <w:i/>
                <w:sz w:val="24"/>
              </w:rPr>
            </w:pPr>
            <w:proofErr w:type="spellStart"/>
            <w:r>
              <w:rPr>
                <w:i/>
                <w:sz w:val="24"/>
              </w:rPr>
              <w:lastRenderedPageBreak/>
              <w:t>snr</w:t>
            </w:r>
            <w:r w:rsidRPr="00BC13E5">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25530E7" w14:textId="74DDD31B" w:rsidR="003E5B2E" w:rsidRDefault="003E5B2E" w:rsidP="00332FD3">
            <w:pPr>
              <w:pStyle w:val="TableText"/>
              <w:rPr>
                <w:sz w:val="24"/>
              </w:rPr>
            </w:pPr>
            <w:r>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02C65724" w14:textId="77C710E4"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941CA75" w14:textId="6071A4A6" w:rsidR="003E5B2E" w:rsidRDefault="003E5B2E" w:rsidP="00332FD3">
            <w:pPr>
              <w:pStyle w:val="TableText"/>
              <w:rPr>
                <w:sz w:val="24"/>
              </w:rPr>
            </w:pPr>
            <w:r>
              <w:rPr>
                <w:rFonts w:eastAsia="Cambria"/>
                <w:sz w:val="24"/>
              </w:rPr>
              <w:t>Weighted-average</w:t>
            </w:r>
            <w:r>
              <w:rPr>
                <w:sz w:val="24"/>
              </w:rPr>
              <w:t xml:space="preserve"> signal-to-noise ratio</w:t>
            </w:r>
          </w:p>
        </w:tc>
      </w:tr>
    </w:tbl>
    <w:p w14:paraId="74975F79" w14:textId="0DB243F0" w:rsidR="00884E61" w:rsidRDefault="00297CBB" w:rsidP="00884E61">
      <w:pPr>
        <w:pStyle w:val="Heading2"/>
      </w:pPr>
      <w:bookmarkStart w:id="250" w:name="_Toc497824344"/>
      <w:bookmarkStart w:id="251" w:name="_Toc254846396"/>
      <w:bookmarkEnd w:id="214"/>
      <w:bookmarkEnd w:id="215"/>
      <w:proofErr w:type="spellStart"/>
      <w:r w:rsidRPr="007D501D">
        <w:rPr>
          <w:i/>
        </w:rPr>
        <w:t>Crossing_track_</w:t>
      </w:r>
      <w:r w:rsidR="00884E61" w:rsidRPr="007D501D">
        <w:rPr>
          <w:i/>
        </w:rPr>
        <w:t>data</w:t>
      </w:r>
      <w:proofErr w:type="spellEnd"/>
      <w:r w:rsidR="00884E61">
        <w:t xml:space="preserve"> group</w:t>
      </w:r>
      <w:bookmarkEnd w:id="250"/>
    </w:p>
    <w:p w14:paraId="573DA4D0" w14:textId="37CE5DEC" w:rsidR="00214672" w:rsidRPr="0078107F" w:rsidRDefault="00884E61" w:rsidP="00751137">
      <w:r>
        <w:t xml:space="preserve">The </w:t>
      </w:r>
      <w:proofErr w:type="spellStart"/>
      <w:r w:rsidR="00297CBB">
        <w:rPr>
          <w:i/>
        </w:rPr>
        <w:t>crossing_</w:t>
      </w:r>
      <w:r w:rsidRPr="00884E61">
        <w:rPr>
          <w:i/>
        </w:rPr>
        <w:t>track_data</w:t>
      </w:r>
      <w:proofErr w:type="spellEnd"/>
      <w:r>
        <w:t xml:space="preserve"> group contains </w:t>
      </w:r>
      <w:r w:rsidR="007D501D">
        <w:t xml:space="preserve">elevation data from crossover tracks within the ICESat-2 mission.  </w:t>
      </w:r>
      <w:r w:rsidR="005C23F5">
        <w:t xml:space="preserve">The data in this group represent the elevations and times from a set of crossing tracks, corrected using the reference surface for a set of datum tracks.  Each </w:t>
      </w:r>
      <w:r w:rsidR="00B419A4">
        <w:t>set of values</w:t>
      </w:r>
      <w:r w:rsidR="005C23F5">
        <w:t xml:space="preserve"> gives </w:t>
      </w:r>
      <w:r w:rsidR="00751137">
        <w:t>the data from a single segment on the crossing track, that was selected as having the minimum error among all segments on the crossing track</w:t>
      </w:r>
      <w:r w:rsidR="00214672">
        <w:t xml:space="preserve"> within the </w:t>
      </w:r>
      <w:r w:rsidR="00ED41A4">
        <w:t xml:space="preserve">2 </w:t>
      </w:r>
      <w:proofErr w:type="spellStart"/>
      <w:r w:rsidR="00214672" w:rsidRPr="00BC631B">
        <w:rPr>
          <w:i/>
        </w:rPr>
        <w:t>L_search_XT</w:t>
      </w:r>
      <w:proofErr w:type="spellEnd"/>
      <w:r w:rsidR="00214672">
        <w:t xml:space="preserve"> –</w:t>
      </w:r>
      <w:r w:rsidR="00BC631B">
        <w:t>by-</w:t>
      </w:r>
      <w:r w:rsidR="00ED41A4">
        <w:t xml:space="preserve">2 </w:t>
      </w:r>
      <w:proofErr w:type="spellStart"/>
      <w:r w:rsidR="00214672" w:rsidRPr="00BC631B">
        <w:rPr>
          <w:i/>
        </w:rPr>
        <w:t>L_search_AT</w:t>
      </w:r>
      <w:proofErr w:type="spellEnd"/>
      <w:r w:rsidR="00214672">
        <w:t xml:space="preserve"> window around </w:t>
      </w:r>
      <w:r w:rsidR="00751137">
        <w:t>the reference point on the datum track</w:t>
      </w:r>
      <w:r w:rsidR="0030397F">
        <w:t>.</w:t>
      </w:r>
      <w:r w:rsidR="00003E8A">
        <w:t xml:space="preserve">  The systematic errors are evaluated based on the mean slope of the reference surface.</w:t>
      </w:r>
    </w:p>
    <w:p w14:paraId="31F05308" w14:textId="77777777" w:rsidR="00297CBB" w:rsidRPr="00884E61" w:rsidRDefault="00297CBB" w:rsidP="00297CBB"/>
    <w:tbl>
      <w:tblPr>
        <w:tblStyle w:val="TableGrid"/>
        <w:tblW w:w="9378" w:type="dxa"/>
        <w:tblLayout w:type="fixed"/>
        <w:tblLook w:val="04A0" w:firstRow="1" w:lastRow="0" w:firstColumn="1" w:lastColumn="0" w:noHBand="0" w:noVBand="1"/>
      </w:tblPr>
      <w:tblGrid>
        <w:gridCol w:w="9378"/>
      </w:tblGrid>
      <w:tr w:rsidR="003E5B2E" w14:paraId="15181728" w14:textId="77777777" w:rsidTr="003E5B2E">
        <w:tc>
          <w:tcPr>
            <w:tcW w:w="9378" w:type="dxa"/>
            <w:tcBorders>
              <w:top w:val="nil"/>
              <w:left w:val="nil"/>
              <w:right w:val="nil"/>
            </w:tcBorders>
          </w:tcPr>
          <w:p w14:paraId="6BAE3444" w14:textId="773FFB8E" w:rsidR="00297CBB" w:rsidRPr="00942D8E" w:rsidRDefault="00297CBB" w:rsidP="00297CBB">
            <w:pPr>
              <w:pStyle w:val="Caption"/>
              <w:keepNext/>
              <w:rPr>
                <w:sz w:val="24"/>
                <w:szCs w:val="24"/>
              </w:rPr>
            </w:pPr>
            <w:r w:rsidRPr="00942D8E">
              <w:rPr>
                <w:sz w:val="24"/>
                <w:szCs w:val="24"/>
              </w:rPr>
              <w:tab/>
            </w:r>
            <w:bookmarkStart w:id="252" w:name="_Ref497828591"/>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6</w:t>
            </w:r>
            <w:r w:rsidRPr="00942D8E">
              <w:rPr>
                <w:noProof/>
                <w:sz w:val="24"/>
                <w:szCs w:val="24"/>
              </w:rPr>
              <w:fldChar w:fldCharType="end"/>
            </w:r>
            <w:bookmarkEnd w:id="252"/>
            <w:r w:rsidRPr="00942D8E">
              <w:rPr>
                <w:sz w:val="24"/>
                <w:szCs w:val="24"/>
              </w:rPr>
              <w:t xml:space="preserve"> </w:t>
            </w:r>
            <w:proofErr w:type="spellStart"/>
            <w:r>
              <w:rPr>
                <w:sz w:val="24"/>
                <w:szCs w:val="24"/>
              </w:rPr>
              <w:t>crossing_track_data</w:t>
            </w:r>
            <w:proofErr w:type="spellEnd"/>
            <w:r>
              <w:rPr>
                <w:sz w:val="24"/>
                <w:szCs w:val="24"/>
              </w:rPr>
              <w:t xml:space="preserve"> group</w:t>
            </w:r>
          </w:p>
        </w:tc>
      </w:tr>
      <w:tr w:rsidR="003E5B2E" w14:paraId="44A8C842" w14:textId="77777777" w:rsidTr="003E5B2E">
        <w:tc>
          <w:tcPr>
            <w:tcW w:w="9378" w:type="dxa"/>
          </w:tcPr>
          <w:tbl>
            <w:tblPr>
              <w:tblStyle w:val="GridTable4-Accent11"/>
              <w:tblW w:w="9265" w:type="dxa"/>
              <w:tblLayout w:type="fixed"/>
              <w:tblLook w:val="04A0" w:firstRow="1" w:lastRow="0" w:firstColumn="1" w:lastColumn="0" w:noHBand="0" w:noVBand="1"/>
            </w:tblPr>
            <w:tblGrid>
              <w:gridCol w:w="2965"/>
              <w:gridCol w:w="1170"/>
              <w:gridCol w:w="1260"/>
              <w:gridCol w:w="3870"/>
            </w:tblGrid>
            <w:tr w:rsidR="005C23F5" w14:paraId="248C4561" w14:textId="77777777" w:rsidTr="005C23F5">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965" w:type="dxa"/>
                </w:tcPr>
                <w:p w14:paraId="583D1626" w14:textId="77777777" w:rsidR="003E5B2E" w:rsidRDefault="003E5B2E" w:rsidP="00BF4F29">
                  <w:pPr>
                    <w:rPr>
                      <w:sz w:val="20"/>
                      <w:szCs w:val="20"/>
                    </w:rPr>
                  </w:pPr>
                  <w:r>
                    <w:rPr>
                      <w:sz w:val="20"/>
                      <w:szCs w:val="20"/>
                    </w:rPr>
                    <w:t>Parameter</w:t>
                  </w:r>
                </w:p>
              </w:tc>
              <w:tc>
                <w:tcPr>
                  <w:tcW w:w="1170" w:type="dxa"/>
                </w:tcPr>
                <w:p w14:paraId="3A87879F" w14:textId="77777777"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Units</w:t>
                  </w:r>
                </w:p>
              </w:tc>
              <w:tc>
                <w:tcPr>
                  <w:tcW w:w="1260" w:type="dxa"/>
                </w:tcPr>
                <w:p w14:paraId="31A4B281" w14:textId="058C36FB"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Dimensions</w:t>
                  </w:r>
                </w:p>
              </w:tc>
              <w:tc>
                <w:tcPr>
                  <w:tcW w:w="3870" w:type="dxa"/>
                </w:tcPr>
                <w:p w14:paraId="7C6AB41A" w14:textId="70C78776"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5C23F5" w14:paraId="0D06E599"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344E5E80" w14:textId="77777777" w:rsidR="003E5B2E" w:rsidRPr="002F5CFF" w:rsidRDefault="003E5B2E" w:rsidP="00BF4F29">
                  <w:pPr>
                    <w:rPr>
                      <w:b w:val="0"/>
                      <w:i/>
                      <w:sz w:val="20"/>
                      <w:szCs w:val="20"/>
                    </w:rPr>
                  </w:pPr>
                  <w:proofErr w:type="spellStart"/>
                  <w:r w:rsidRPr="002F5CFF">
                    <w:rPr>
                      <w:b w:val="0"/>
                      <w:i/>
                      <w:sz w:val="20"/>
                      <w:szCs w:val="20"/>
                    </w:rPr>
                    <w:t>ref_pt_number</w:t>
                  </w:r>
                  <w:proofErr w:type="spellEnd"/>
                </w:p>
              </w:tc>
              <w:tc>
                <w:tcPr>
                  <w:tcW w:w="1170" w:type="dxa"/>
                </w:tcPr>
                <w:p w14:paraId="3D8C1A2F" w14:textId="77777777" w:rsidR="003E5B2E" w:rsidRDefault="003E5B2E"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1935E7CB" w14:textId="41055006" w:rsidR="003E5B2E" w:rsidRDefault="006A0F0E" w:rsidP="00003E8A">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sidR="00003E8A">
                    <w:rPr>
                      <w:i/>
                      <w:vertAlign w:val="subscript"/>
                    </w:rPr>
                    <w:t>XO</w:t>
                  </w:r>
                  <w:r w:rsidRPr="005334E7">
                    <w:sym w:font="Symbol" w:char="F0B4"/>
                  </w:r>
                  <w:r w:rsidRPr="005334E7">
                    <w:rPr>
                      <w:i/>
                    </w:rPr>
                    <w:t xml:space="preserve"> </w:t>
                  </w:r>
                  <w:r w:rsidR="00003E8A">
                    <w:rPr>
                      <w:i/>
                    </w:rPr>
                    <w:t>1</w:t>
                  </w:r>
                </w:p>
              </w:tc>
              <w:tc>
                <w:tcPr>
                  <w:tcW w:w="3870" w:type="dxa"/>
                </w:tcPr>
                <w:p w14:paraId="42D55411" w14:textId="10FC0B2A" w:rsidR="003E5B2E" w:rsidRDefault="003E5B2E" w:rsidP="007D501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reference-point number of the fit center </w:t>
                  </w:r>
                  <w:r w:rsidR="007D501D">
                    <w:rPr>
                      <w:sz w:val="20"/>
                      <w:szCs w:val="20"/>
                    </w:rPr>
                    <w:t>for the datum track</w:t>
                  </w:r>
                </w:p>
              </w:tc>
            </w:tr>
            <w:tr w:rsidR="005C23F5" w14:paraId="63F5E498"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FA1460" w14:textId="745335A4" w:rsidR="007D501D" w:rsidRPr="002F5CFF" w:rsidRDefault="007D501D" w:rsidP="00BF4F29">
                  <w:pPr>
                    <w:rPr>
                      <w:b w:val="0"/>
                      <w:i/>
                      <w:sz w:val="20"/>
                      <w:szCs w:val="20"/>
                    </w:rPr>
                  </w:pPr>
                  <w:r>
                    <w:rPr>
                      <w:b w:val="0"/>
                      <w:i/>
                      <w:sz w:val="20"/>
                      <w:szCs w:val="20"/>
                    </w:rPr>
                    <w:t>RGT</w:t>
                  </w:r>
                </w:p>
              </w:tc>
              <w:tc>
                <w:tcPr>
                  <w:tcW w:w="1170" w:type="dxa"/>
                </w:tcPr>
                <w:p w14:paraId="0BEC9180" w14:textId="3FC0F4C3"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0D96A130" w14:textId="065F5750"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6B25F10" w14:textId="585582C8"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track number of the datum track</w:t>
                  </w:r>
                </w:p>
              </w:tc>
            </w:tr>
            <w:tr w:rsidR="005C23F5" w14:paraId="5C38DBE3"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0D70603" w14:textId="2227B265" w:rsidR="007D501D" w:rsidRPr="002F5CFF" w:rsidRDefault="007D501D" w:rsidP="00BF4F29">
                  <w:pPr>
                    <w:rPr>
                      <w:b w:val="0"/>
                      <w:i/>
                      <w:sz w:val="20"/>
                      <w:szCs w:val="20"/>
                    </w:rPr>
                  </w:pPr>
                  <w:r>
                    <w:rPr>
                      <w:b w:val="0"/>
                      <w:i/>
                      <w:sz w:val="20"/>
                      <w:szCs w:val="20"/>
                    </w:rPr>
                    <w:t>PT</w:t>
                  </w:r>
                </w:p>
              </w:tc>
              <w:tc>
                <w:tcPr>
                  <w:tcW w:w="1170" w:type="dxa"/>
                </w:tcPr>
                <w:p w14:paraId="240E60EE" w14:textId="67F3A448"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56A95B02" w14:textId="12A55E20"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A153FAE" w14:textId="08F244F6"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pair-track number of the datum track</w:t>
                  </w:r>
                </w:p>
              </w:tc>
            </w:tr>
            <w:tr w:rsidR="005C23F5" w14:paraId="268F5545"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CA2D4C1" w14:textId="77777777" w:rsidR="007D501D" w:rsidRPr="002F5CFF" w:rsidRDefault="007D501D" w:rsidP="00BF4F29">
                  <w:pPr>
                    <w:rPr>
                      <w:b w:val="0"/>
                      <w:i/>
                      <w:sz w:val="20"/>
                      <w:szCs w:val="20"/>
                    </w:rPr>
                  </w:pPr>
                  <w:proofErr w:type="spellStart"/>
                  <w:r w:rsidRPr="002F5CFF">
                    <w:rPr>
                      <w:b w:val="0"/>
                      <w:i/>
                      <w:sz w:val="20"/>
                      <w:szCs w:val="20"/>
                    </w:rPr>
                    <w:t>delta_time</w:t>
                  </w:r>
                  <w:proofErr w:type="spellEnd"/>
                </w:p>
              </w:tc>
              <w:tc>
                <w:tcPr>
                  <w:tcW w:w="1170" w:type="dxa"/>
                </w:tcPr>
                <w:p w14:paraId="6DC8D67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years</w:t>
                  </w:r>
                </w:p>
              </w:tc>
              <w:tc>
                <w:tcPr>
                  <w:tcW w:w="1260" w:type="dxa"/>
                </w:tcPr>
                <w:p w14:paraId="53111D87" w14:textId="6D189EBB"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4CD871B7" w14:textId="440A1D41"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relative to the ICESat-2 reference epoch</w:t>
                  </w:r>
                </w:p>
              </w:tc>
            </w:tr>
            <w:tr w:rsidR="005C23F5" w14:paraId="3573323D"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C6FF19" w14:textId="77777777" w:rsidR="007D501D" w:rsidRPr="002F5CFF" w:rsidRDefault="007D501D" w:rsidP="00BF4F29">
                  <w:pPr>
                    <w:rPr>
                      <w:b w:val="0"/>
                      <w:i/>
                      <w:sz w:val="20"/>
                      <w:szCs w:val="20"/>
                    </w:rPr>
                  </w:pPr>
                  <w:proofErr w:type="spellStart"/>
                  <w:r w:rsidRPr="002F5CFF">
                    <w:rPr>
                      <w:b w:val="0"/>
                      <w:i/>
                      <w:sz w:val="20"/>
                      <w:szCs w:val="20"/>
                    </w:rPr>
                    <w:t>h_shape_corr</w:t>
                  </w:r>
                  <w:proofErr w:type="spellEnd"/>
                </w:p>
              </w:tc>
              <w:tc>
                <w:tcPr>
                  <w:tcW w:w="1170" w:type="dxa"/>
                </w:tcPr>
                <w:p w14:paraId="64354369"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610E8A37" w14:textId="648E531C"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A681179" w14:textId="52A6B8DB"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WGS-84 height, corrected for the ATL11 surface shape</w:t>
                  </w:r>
                </w:p>
              </w:tc>
            </w:tr>
            <w:tr w:rsidR="005C23F5" w14:paraId="7B6CB1BC"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F5B1B7D" w14:textId="77777777" w:rsidR="007D501D" w:rsidRPr="002F5CFF" w:rsidRDefault="007D501D" w:rsidP="00BF4F29">
                  <w:pPr>
                    <w:rPr>
                      <w:b w:val="0"/>
                      <w:i/>
                      <w:sz w:val="20"/>
                      <w:szCs w:val="20"/>
                    </w:rPr>
                  </w:pPr>
                  <w:proofErr w:type="spellStart"/>
                  <w:r w:rsidRPr="002F5CFF">
                    <w:rPr>
                      <w:b w:val="0"/>
                      <w:i/>
                      <w:sz w:val="20"/>
                      <w:szCs w:val="20"/>
                    </w:rPr>
                    <w:t>h_shape_corr_sigma</w:t>
                  </w:r>
                  <w:proofErr w:type="spellEnd"/>
                </w:p>
              </w:tc>
              <w:tc>
                <w:tcPr>
                  <w:tcW w:w="1170" w:type="dxa"/>
                </w:tcPr>
                <w:p w14:paraId="053A4F4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1260" w:type="dxa"/>
                </w:tcPr>
                <w:p w14:paraId="7B5DAA02" w14:textId="431737A8"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28FFE123" w14:textId="05D945F6"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Error in the height estimate</w:t>
                  </w:r>
                </w:p>
              </w:tc>
            </w:tr>
            <w:tr w:rsidR="005C23F5" w14:paraId="1D7A828E"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3FBCFD0" w14:textId="1FDB7490" w:rsidR="005C23F5" w:rsidRPr="002F5CFF" w:rsidRDefault="005C23F5" w:rsidP="00BF4F29">
                  <w:pPr>
                    <w:rPr>
                      <w:b w:val="0"/>
                      <w:i/>
                      <w:sz w:val="20"/>
                      <w:szCs w:val="20"/>
                    </w:rPr>
                  </w:pPr>
                  <w:proofErr w:type="spellStart"/>
                  <w:r w:rsidRPr="002F5CFF">
                    <w:rPr>
                      <w:b w:val="0"/>
                      <w:i/>
                      <w:sz w:val="20"/>
                      <w:szCs w:val="20"/>
                    </w:rPr>
                    <w:t>h_shape_corr_sigma</w:t>
                  </w:r>
                  <w:r>
                    <w:rPr>
                      <w:b w:val="0"/>
                      <w:i/>
                      <w:sz w:val="20"/>
                      <w:szCs w:val="20"/>
                    </w:rPr>
                    <w:t>_systematic</w:t>
                  </w:r>
                  <w:proofErr w:type="spellEnd"/>
                </w:p>
              </w:tc>
              <w:tc>
                <w:tcPr>
                  <w:tcW w:w="1170" w:type="dxa"/>
                </w:tcPr>
                <w:p w14:paraId="7E603A45" w14:textId="0CE4E5C1"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4CA875DB" w14:textId="6CBF03BE" w:rsidR="005C23F5"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75BE3815" w14:textId="444ED8AE"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Error in the height estimate</w:t>
                  </w:r>
                </w:p>
              </w:tc>
            </w:tr>
            <w:tr w:rsidR="005C23F5" w14:paraId="4A0C18C3" w14:textId="77777777" w:rsidTr="005C23F5">
              <w:trPr>
                <w:trHeight w:val="774"/>
              </w:trPr>
              <w:tc>
                <w:tcPr>
                  <w:cnfStyle w:val="001000000000" w:firstRow="0" w:lastRow="0" w:firstColumn="1" w:lastColumn="0" w:oddVBand="0" w:evenVBand="0" w:oddHBand="0" w:evenHBand="0" w:firstRowFirstColumn="0" w:firstRowLastColumn="0" w:lastRowFirstColumn="0" w:lastRowLastColumn="0"/>
                  <w:tcW w:w="2965" w:type="dxa"/>
                </w:tcPr>
                <w:p w14:paraId="1246DF96" w14:textId="43B39112" w:rsidR="007D501D" w:rsidRPr="002F5CFF" w:rsidRDefault="007D501D" w:rsidP="00984C6F">
                  <w:pPr>
                    <w:rPr>
                      <w:b w:val="0"/>
                      <w:i/>
                      <w:sz w:val="20"/>
                      <w:szCs w:val="20"/>
                    </w:rPr>
                  </w:pPr>
                  <w:proofErr w:type="spellStart"/>
                  <w:r w:rsidRPr="002F5CFF">
                    <w:rPr>
                      <w:b w:val="0"/>
                      <w:i/>
                      <w:sz w:val="20"/>
                      <w:szCs w:val="20"/>
                    </w:rPr>
                    <w:t>RGT</w:t>
                  </w:r>
                  <w:r>
                    <w:rPr>
                      <w:b w:val="0"/>
                      <w:i/>
                      <w:sz w:val="20"/>
                      <w:szCs w:val="20"/>
                    </w:rPr>
                    <w:t>_crossing</w:t>
                  </w:r>
                  <w:proofErr w:type="spellEnd"/>
                </w:p>
              </w:tc>
              <w:tc>
                <w:tcPr>
                  <w:tcW w:w="1170" w:type="dxa"/>
                </w:tcPr>
                <w:p w14:paraId="43FC2ECC"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3EF82DA0" w14:textId="76FF7673"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C9C0F84" w14:textId="4594000D"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RGT number for the crossing orbit</w:t>
                  </w:r>
                </w:p>
              </w:tc>
            </w:tr>
            <w:tr w:rsidR="005C23F5" w14:paraId="56BB8BFC" w14:textId="77777777" w:rsidTr="005C23F5">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965" w:type="dxa"/>
                </w:tcPr>
                <w:p w14:paraId="4D1EDA90" w14:textId="1D849C9A" w:rsidR="007D501D" w:rsidRPr="002F5CFF" w:rsidRDefault="007D501D" w:rsidP="00BF4F29">
                  <w:pPr>
                    <w:rPr>
                      <w:b w:val="0"/>
                      <w:i/>
                      <w:sz w:val="20"/>
                      <w:szCs w:val="20"/>
                    </w:rPr>
                  </w:pPr>
                  <w:proofErr w:type="spellStart"/>
                  <w:r w:rsidRPr="002F5CFF">
                    <w:rPr>
                      <w:b w:val="0"/>
                      <w:i/>
                      <w:sz w:val="20"/>
                      <w:szCs w:val="20"/>
                    </w:rPr>
                    <w:lastRenderedPageBreak/>
                    <w:t>PT</w:t>
                  </w:r>
                  <w:r>
                    <w:rPr>
                      <w:b w:val="0"/>
                      <w:i/>
                      <w:sz w:val="20"/>
                      <w:szCs w:val="20"/>
                    </w:rPr>
                    <w:t>_crossing</w:t>
                  </w:r>
                  <w:proofErr w:type="spellEnd"/>
                </w:p>
              </w:tc>
              <w:tc>
                <w:tcPr>
                  <w:tcW w:w="1170" w:type="dxa"/>
                </w:tcPr>
                <w:p w14:paraId="33B3AB77"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2BA57528" w14:textId="416FFF4E"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0EC5D651" w14:textId="02464812"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 track number for the crossing orbit</w:t>
                  </w:r>
                </w:p>
              </w:tc>
            </w:tr>
          </w:tbl>
          <w:p w14:paraId="73F622FA" w14:textId="77777777" w:rsidR="00297CBB" w:rsidRDefault="00297CBB" w:rsidP="00BF4F29">
            <w:pPr>
              <w:rPr>
                <w:sz w:val="20"/>
                <w:szCs w:val="20"/>
              </w:rPr>
            </w:pPr>
          </w:p>
        </w:tc>
      </w:tr>
    </w:tbl>
    <w:p w14:paraId="7FD53770" w14:textId="77777777" w:rsidR="00BC631B" w:rsidRPr="00214672" w:rsidRDefault="00BC631B" w:rsidP="00214672"/>
    <w:p w14:paraId="4DF06D9D" w14:textId="382A4FB0" w:rsidR="00884E61" w:rsidRPr="00884E61" w:rsidRDefault="00884E61" w:rsidP="00884E61"/>
    <w:p w14:paraId="3124F482" w14:textId="6F5F2E91" w:rsidR="00A50F83" w:rsidRPr="00691C47" w:rsidRDefault="00A50F83" w:rsidP="00A50F83">
      <w:pPr>
        <w:pStyle w:val="Heading1"/>
        <w:rPr>
          <w:rFonts w:ascii="Times New Roman" w:hAnsi="Times New Roman"/>
        </w:rPr>
      </w:pPr>
      <w:bookmarkStart w:id="253" w:name="_Toc497824345"/>
      <w:r w:rsidRPr="00691C47">
        <w:rPr>
          <w:rFonts w:ascii="Times New Roman" w:hAnsi="Times New Roman"/>
        </w:rPr>
        <w:lastRenderedPageBreak/>
        <w:t>ALGORITHM IMPLEMENTATION</w:t>
      </w:r>
      <w:bookmarkEnd w:id="251"/>
      <w:bookmarkEnd w:id="253"/>
    </w:p>
    <w:p w14:paraId="234ED38A" w14:textId="77777777" w:rsidR="009D3BF1" w:rsidRPr="00691C47" w:rsidRDefault="009D3BF1" w:rsidP="00D3719F">
      <w:pPr>
        <w:spacing w:before="0" w:after="0"/>
      </w:pPr>
    </w:p>
    <w:p w14:paraId="7F0D3CA5" w14:textId="4F7D8AFF" w:rsidR="00F06D9A" w:rsidRPr="00F214D2" w:rsidRDefault="00F214D2" w:rsidP="00F214D2">
      <w:pPr>
        <w:pStyle w:val="Caption"/>
        <w:rPr>
          <w:sz w:val="24"/>
          <w:szCs w:val="24"/>
        </w:rPr>
      </w:pPr>
      <w:bookmarkStart w:id="254" w:name="_Ref259166131"/>
      <w:bookmarkStart w:id="255" w:name="_Toc462391962"/>
      <w:r w:rsidRPr="00691C4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DA1807">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DA1807">
        <w:rPr>
          <w:noProof/>
          <w:sz w:val="24"/>
          <w:szCs w:val="24"/>
        </w:rPr>
        <w:t>1</w:t>
      </w:r>
      <w:r>
        <w:rPr>
          <w:sz w:val="24"/>
          <w:szCs w:val="24"/>
        </w:rPr>
        <w:fldChar w:fldCharType="end"/>
      </w:r>
      <w:bookmarkEnd w:id="254"/>
      <w:r w:rsidRPr="00691C47">
        <w:rPr>
          <w:sz w:val="24"/>
          <w:szCs w:val="24"/>
        </w:rPr>
        <w:t xml:space="preserve"> Flow Chart for ATL11 Surface-shape Corrections</w:t>
      </w:r>
      <w:bookmarkEnd w:id="255"/>
    </w:p>
    <w:tbl>
      <w:tblPr>
        <w:tblStyle w:val="TableGrid"/>
        <w:tblW w:w="0" w:type="auto"/>
        <w:tblLook w:val="04A0" w:firstRow="1" w:lastRow="0" w:firstColumn="1" w:lastColumn="0" w:noHBand="0" w:noVBand="1"/>
      </w:tblPr>
      <w:tblGrid>
        <w:gridCol w:w="9576"/>
      </w:tblGrid>
      <w:tr w:rsidR="00D70F9A" w:rsidRPr="00F20580" w14:paraId="3604BD3A" w14:textId="77777777" w:rsidTr="00EE04A3">
        <w:tc>
          <w:tcPr>
            <w:tcW w:w="9018" w:type="dxa"/>
          </w:tcPr>
          <w:p w14:paraId="0D920634" w14:textId="10F40270" w:rsidR="00D70F9A" w:rsidRPr="00C37356" w:rsidRDefault="0071025F" w:rsidP="00C37356">
            <w:pPr>
              <w:keepNext/>
              <w:jc w:val="center"/>
              <w:rPr>
                <w:b/>
                <w:caps/>
              </w:rPr>
            </w:pPr>
            <w:r w:rsidRPr="0071025F">
              <w:rPr>
                <w:b/>
                <w:caps/>
                <w:noProof/>
              </w:rPr>
              <w:drawing>
                <wp:inline distT="0" distB="0" distL="0" distR="0" wp14:anchorId="727E7586" wp14:editId="786F87F1">
                  <wp:extent cx="5943600" cy="5123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3815"/>
                          </a:xfrm>
                          <a:prstGeom prst="rect">
                            <a:avLst/>
                          </a:prstGeom>
                        </pic:spPr>
                      </pic:pic>
                    </a:graphicData>
                  </a:graphic>
                </wp:inline>
              </w:drawing>
            </w:r>
          </w:p>
        </w:tc>
      </w:tr>
    </w:tbl>
    <w:p w14:paraId="557E9082" w14:textId="77777777" w:rsidR="00F214D2" w:rsidRDefault="00F214D2" w:rsidP="007A4A3E"/>
    <w:p w14:paraId="021FD1F8" w14:textId="77777777" w:rsidR="00F214D2" w:rsidRDefault="00F214D2" w:rsidP="007A4A3E"/>
    <w:p w14:paraId="3F3C5483" w14:textId="15111A7D" w:rsidR="007A4A3E" w:rsidRPr="00C71D5E" w:rsidRDefault="007A4A3E" w:rsidP="007A4A3E">
      <w:r w:rsidRPr="00F20580">
        <w:t>The following steps are performed for each along-</w:t>
      </w:r>
      <w:r w:rsidR="0071025F">
        <w:t>track fit-center</w:t>
      </w:r>
      <w:r w:rsidR="00C37356">
        <w:t xml:space="preserve"> point</w:t>
      </w:r>
      <w:r w:rsidRPr="00F20580">
        <w:t>.</w:t>
      </w:r>
    </w:p>
    <w:p w14:paraId="213DF6C9" w14:textId="2107B86E" w:rsidR="007A4A3E" w:rsidRPr="002D3B43" w:rsidRDefault="00F451A3" w:rsidP="00F451A3">
      <w:pPr>
        <w:pStyle w:val="ListParagraph"/>
        <w:numPr>
          <w:ilvl w:val="0"/>
          <w:numId w:val="40"/>
        </w:numPr>
      </w:pPr>
      <w:r>
        <w:t>S</w:t>
      </w:r>
      <w:r w:rsidR="007A4A3E" w:rsidRPr="00E240B4">
        <w:t xml:space="preserve">egments with </w:t>
      </w:r>
      <w:proofErr w:type="spellStart"/>
      <w:r w:rsidR="00612FF3">
        <w:rPr>
          <w:i/>
        </w:rPr>
        <w:t>x_ATC</w:t>
      </w:r>
      <w:proofErr w:type="spellEnd"/>
      <w:r w:rsidR="007A4A3E" w:rsidRPr="00E240B4">
        <w:t xml:space="preserve"> </w:t>
      </w:r>
      <w:r w:rsidR="0071025F">
        <w:t xml:space="preserve">within </w:t>
      </w:r>
      <w:proofErr w:type="spellStart"/>
      <w:r w:rsidR="0071025F" w:rsidRPr="00F451A3">
        <w:rPr>
          <w:i/>
        </w:rPr>
        <w:t>L_search</w:t>
      </w:r>
      <w:r w:rsidR="00C36F2C" w:rsidRPr="00F451A3">
        <w:rPr>
          <w:i/>
        </w:rPr>
        <w:t>_AT</w:t>
      </w:r>
      <w:proofErr w:type="spellEnd"/>
      <w:r w:rsidR="0071025F">
        <w:t xml:space="preserve"> of the </w:t>
      </w:r>
      <w:r w:rsidR="00C041C3">
        <w:t>initial fit-center</w:t>
      </w:r>
      <w:r w:rsidR="0071025F">
        <w:t xml:space="preserve"> point</w:t>
      </w:r>
      <w:r>
        <w:t xml:space="preserve"> are selected.</w:t>
      </w:r>
    </w:p>
    <w:p w14:paraId="3B03BCEF" w14:textId="39666071" w:rsidR="007A4A3E" w:rsidRPr="00236FD9" w:rsidRDefault="007A4A3E" w:rsidP="007A4A3E">
      <w:pPr>
        <w:pStyle w:val="ListParagraph"/>
        <w:numPr>
          <w:ilvl w:val="0"/>
          <w:numId w:val="40"/>
        </w:numPr>
      </w:pPr>
      <w:r w:rsidRPr="00236FD9">
        <w:lastRenderedPageBreak/>
        <w:t>Valid segments are identified based on estimated errors</w:t>
      </w:r>
      <w:r w:rsidR="003D0C92">
        <w:t xml:space="preserve">, </w:t>
      </w:r>
      <w:r w:rsidRPr="00236FD9">
        <w:t xml:space="preserve">the </w:t>
      </w:r>
      <w:r w:rsidR="00773F63" w:rsidRPr="00773F63">
        <w:rPr>
          <w:i/>
        </w:rPr>
        <w:t>ATL06_quality_summary</w:t>
      </w:r>
      <w:r w:rsidR="00773F63">
        <w:t xml:space="preserve"> parameter</w:t>
      </w:r>
      <w:r w:rsidR="003D0C92">
        <w:t>, and the along- and across-track segment slopes.  Valid pairs, containing measurements from two different beams, are also identified.</w:t>
      </w:r>
    </w:p>
    <w:p w14:paraId="1973EBA7" w14:textId="56C60E23" w:rsidR="007A4A3E" w:rsidRPr="00A6076E" w:rsidRDefault="007A4A3E" w:rsidP="007A4A3E">
      <w:pPr>
        <w:pStyle w:val="ListParagraph"/>
        <w:numPr>
          <w:ilvl w:val="0"/>
          <w:numId w:val="40"/>
        </w:numPr>
      </w:pPr>
      <w:r w:rsidRPr="00236FD9">
        <w:t xml:space="preserve">The location of the </w:t>
      </w:r>
      <w:r w:rsidR="0071025F">
        <w:t>fit center</w:t>
      </w:r>
      <w:r w:rsidRPr="00236FD9">
        <w:t xml:space="preserve"> point is adjusted to allow the maximum number </w:t>
      </w:r>
      <w:r w:rsidR="003D0C92">
        <w:t>of repeats</w:t>
      </w:r>
      <w:r w:rsidRPr="00236FD9">
        <w:t xml:space="preserve"> with </w:t>
      </w:r>
      <w:r w:rsidR="003D0C92">
        <w:t xml:space="preserve">at least </w:t>
      </w:r>
      <w:r w:rsidR="00773F63">
        <w:t>one valid pair</w:t>
      </w:r>
      <w:r w:rsidR="003D0C92">
        <w:t xml:space="preserve"> to fall within the across-track search distance </w:t>
      </w:r>
      <w:r w:rsidRPr="00236FD9">
        <w:t xml:space="preserve">of the </w:t>
      </w:r>
      <w:r w:rsidR="0071025F">
        <w:t>fit center.</w:t>
      </w:r>
      <w:r w:rsidRPr="00236FD9">
        <w:t xml:space="preserve"> </w:t>
      </w:r>
    </w:p>
    <w:p w14:paraId="0F241C72" w14:textId="7B86383E" w:rsidR="007A4A3E" w:rsidRPr="00FF4234" w:rsidRDefault="007A4A3E" w:rsidP="007A4A3E">
      <w:pPr>
        <w:pStyle w:val="ListParagraph"/>
        <w:numPr>
          <w:ilvl w:val="0"/>
          <w:numId w:val="40"/>
        </w:numPr>
      </w:pPr>
      <w:r w:rsidRPr="00A6076E">
        <w:t xml:space="preserve">The reference surface is fit to pairs with two valid measurements within </w:t>
      </w:r>
      <w:r w:rsidR="003D0C92">
        <w:t>the search distance</w:t>
      </w:r>
      <w:r w:rsidRPr="00A6076E">
        <w:t xml:space="preserve"> of the adjusted </w:t>
      </w:r>
      <w:r w:rsidR="0071025F">
        <w:t>center</w:t>
      </w:r>
      <w:r w:rsidRPr="00A6076E">
        <w:t xml:space="preserve"> point.  This calculation also produces corrected </w:t>
      </w:r>
      <w:r w:rsidR="006B774B" w:rsidRPr="00A6076E">
        <w:t>height</w:t>
      </w:r>
      <w:r w:rsidRPr="00A6076E">
        <w:t>s for the selected pairs and the e</w:t>
      </w:r>
      <w:r w:rsidRPr="00FF4234">
        <w:t>rrors in the correction polynomial coefficients.</w:t>
      </w:r>
    </w:p>
    <w:p w14:paraId="7763EC6B" w14:textId="5F27BABD" w:rsidR="007A4A3E" w:rsidRDefault="007A4A3E" w:rsidP="007A4A3E">
      <w:pPr>
        <w:pStyle w:val="ListParagraph"/>
        <w:numPr>
          <w:ilvl w:val="0"/>
          <w:numId w:val="40"/>
        </w:numPr>
      </w:pPr>
      <w:r w:rsidRPr="00FF4234">
        <w:t xml:space="preserve">The </w:t>
      </w:r>
      <w:r w:rsidR="003D0C92">
        <w:t>correction surface</w:t>
      </w:r>
      <w:r w:rsidRPr="00FF4234">
        <w:t xml:space="preserve"> is used to derive corrected </w:t>
      </w:r>
      <w:r w:rsidR="006B774B" w:rsidRPr="00F20580">
        <w:t>height</w:t>
      </w:r>
      <w:r w:rsidRPr="00F20580">
        <w:t>s for seg</w:t>
      </w:r>
      <w:r w:rsidR="00773F63">
        <w:t>ments not selected in steps 1-3, and the height for the segment with the smallest error is selected for each</w:t>
      </w:r>
    </w:p>
    <w:p w14:paraId="05E28C29" w14:textId="7A8FB2B5" w:rsidR="00773F63" w:rsidRPr="00F20580" w:rsidRDefault="00773F63" w:rsidP="007A4A3E">
      <w:pPr>
        <w:pStyle w:val="ListParagraph"/>
        <w:numPr>
          <w:ilvl w:val="0"/>
          <w:numId w:val="40"/>
        </w:numPr>
      </w:pPr>
      <w:r>
        <w:t>The reference surface is used to calculate heights for external (pre-ICESat-2) laser altimetry data sets</w:t>
      </w:r>
      <w:r w:rsidR="00C37356">
        <w:t xml:space="preserve"> and crossover ICESat-2 data.</w:t>
      </w:r>
    </w:p>
    <w:p w14:paraId="726455AC" w14:textId="1D59048A" w:rsidR="0071025F" w:rsidRDefault="007A4A3E" w:rsidP="00C37356">
      <w:r w:rsidRPr="00F20580">
        <w:t xml:space="preserve">A schematic of this calculation is shown in </w:t>
      </w:r>
      <w:r w:rsidR="00EE04A3" w:rsidRPr="00A6076E">
        <w:fldChar w:fldCharType="begin"/>
      </w:r>
      <w:r w:rsidR="00EE04A3" w:rsidRPr="00F20580">
        <w:instrText xml:space="preserve"> REF _Ref259166131 \h </w:instrText>
      </w:r>
      <w:r w:rsidR="00EE04A3" w:rsidRPr="00A6076E">
        <w:fldChar w:fldCharType="separate"/>
      </w:r>
      <w:ins w:id="256" w:author="Microsoft Office User" w:date="2018-03-23T16:17:00Z">
        <w:r w:rsidR="00DA1807" w:rsidRPr="00691C47">
          <w:t xml:space="preserve">Figure </w:t>
        </w:r>
        <w:r w:rsidR="00DA1807">
          <w:rPr>
            <w:noProof/>
          </w:rPr>
          <w:t>5</w:t>
        </w:r>
        <w:r w:rsidR="00DA1807">
          <w:noBreakHyphen/>
        </w:r>
        <w:r w:rsidR="00DA1807">
          <w:rPr>
            <w:noProof/>
          </w:rPr>
          <w:t>1</w:t>
        </w:r>
      </w:ins>
      <w:del w:id="257" w:author="Microsoft Office User" w:date="2018-03-19T15:42:00Z">
        <w:r w:rsidR="00143094" w:rsidRPr="00691C47" w:rsidDel="006160A8">
          <w:delText xml:space="preserve">Figure </w:delText>
        </w:r>
        <w:r w:rsidR="00143094" w:rsidDel="006160A8">
          <w:rPr>
            <w:noProof/>
          </w:rPr>
          <w:delText>5</w:delText>
        </w:r>
        <w:r w:rsidR="00143094" w:rsidDel="006160A8">
          <w:noBreakHyphen/>
        </w:r>
        <w:r w:rsidR="00143094" w:rsidDel="006160A8">
          <w:rPr>
            <w:noProof/>
          </w:rPr>
          <w:delText>1</w:delText>
        </w:r>
      </w:del>
      <w:r w:rsidR="00EE04A3" w:rsidRPr="00A6076E">
        <w:fldChar w:fldCharType="end"/>
      </w:r>
      <w:r w:rsidRPr="00E460FE">
        <w:t>.</w:t>
      </w:r>
      <w:r w:rsidR="0071025F">
        <w:t xml:space="preserve">  </w:t>
      </w:r>
    </w:p>
    <w:p w14:paraId="5073E1EE" w14:textId="1AE7E6AA" w:rsidR="003D0C92" w:rsidRDefault="003D0C92" w:rsidP="003D0C92">
      <w:pPr>
        <w:pStyle w:val="Heading3"/>
      </w:pPr>
      <w:bookmarkStart w:id="258" w:name="_Toc497824346"/>
      <w:r>
        <w:t>Select ATL06 data for the current center point</w:t>
      </w:r>
      <w:bookmarkEnd w:id="258"/>
    </w:p>
    <w:p w14:paraId="08AF5622" w14:textId="77777777" w:rsidR="003D0C92" w:rsidRPr="00ED1147" w:rsidRDefault="003D0C92" w:rsidP="003D0C92">
      <w:pPr>
        <w:rPr>
          <w:b/>
        </w:rPr>
      </w:pPr>
      <w:r w:rsidRPr="00ED1147">
        <w:rPr>
          <w:b/>
        </w:rPr>
        <w:t xml:space="preserve">Inputs: </w:t>
      </w:r>
    </w:p>
    <w:p w14:paraId="498814B1" w14:textId="292C1BA5" w:rsidR="003D0C92" w:rsidRDefault="003D0C92" w:rsidP="003D0C92">
      <w:proofErr w:type="spellStart"/>
      <w:r w:rsidRPr="00DF5824">
        <w:rPr>
          <w:i/>
        </w:rPr>
        <w:t>x_</w:t>
      </w:r>
      <w:ins w:id="259" w:author="Microsoft Office User" w:date="2018-04-03T10:11:00Z">
        <w:r w:rsidR="00447DA9">
          <w:rPr>
            <w:i/>
          </w:rPr>
          <w:t>atc_</w:t>
        </w:r>
      </w:ins>
      <w:del w:id="260" w:author="Microsoft Office User" w:date="2018-04-03T10:01:00Z">
        <w:r w:rsidRPr="00DF5824" w:rsidDel="00447DA9">
          <w:rPr>
            <w:i/>
          </w:rPr>
          <w:delText>fc</w:delText>
        </w:r>
      </w:del>
      <w:ins w:id="261" w:author="Microsoft Office User" w:date="2018-04-03T10:01:00Z">
        <w:r w:rsidR="00447DA9">
          <w:rPr>
            <w:i/>
          </w:rPr>
          <w:t>ctr</w:t>
        </w:r>
      </w:ins>
      <w:proofErr w:type="spellEnd"/>
      <w:r>
        <w:t>: Along-track coordinate of the current center point</w:t>
      </w:r>
    </w:p>
    <w:p w14:paraId="048EA8F0" w14:textId="77777777" w:rsidR="003D0C92" w:rsidRDefault="003D0C92" w:rsidP="003D0C92">
      <w:proofErr w:type="spellStart"/>
      <w:r>
        <w:rPr>
          <w:i/>
        </w:rPr>
        <w:t>track_num</w:t>
      </w:r>
      <w:proofErr w:type="spellEnd"/>
      <w:r>
        <w:rPr>
          <w:i/>
        </w:rPr>
        <w:t xml:space="preserve">: </w:t>
      </w:r>
      <w:r>
        <w:t>The track number for current point</w:t>
      </w:r>
    </w:p>
    <w:p w14:paraId="6FF3C278" w14:textId="77777777" w:rsidR="003D0C92" w:rsidRPr="00ED1147" w:rsidRDefault="003D0C92" w:rsidP="003D0C92">
      <w:proofErr w:type="spellStart"/>
      <w:r>
        <w:rPr>
          <w:i/>
        </w:rPr>
        <w:t>pair_num</w:t>
      </w:r>
      <w:proofErr w:type="spellEnd"/>
      <w:r>
        <w:rPr>
          <w:i/>
        </w:rPr>
        <w:t xml:space="preserve">: </w:t>
      </w:r>
      <w:r>
        <w:t>The pair number for the current point</w:t>
      </w:r>
    </w:p>
    <w:p w14:paraId="75787A24" w14:textId="77777777" w:rsidR="003D0C92" w:rsidRPr="00ED1147" w:rsidRDefault="003D0C92" w:rsidP="003D0C92">
      <w:pPr>
        <w:rPr>
          <w:b/>
        </w:rPr>
      </w:pPr>
      <w:r w:rsidRPr="00ED1147">
        <w:rPr>
          <w:b/>
        </w:rPr>
        <w:t>Outputs:</w:t>
      </w:r>
    </w:p>
    <w:p w14:paraId="29F29D5B" w14:textId="77777777" w:rsidR="003D0C92" w:rsidRDefault="003D0C92" w:rsidP="003D0C92">
      <w:r>
        <w:rPr>
          <w:i/>
        </w:rPr>
        <w:t xml:space="preserve">D_ATL06: </w:t>
      </w:r>
      <w:r>
        <w:t xml:space="preserve">ATL06 data structure  </w:t>
      </w:r>
    </w:p>
    <w:p w14:paraId="5B8B83A6" w14:textId="77777777" w:rsidR="003D0C92" w:rsidRDefault="003D0C92" w:rsidP="003D0C92">
      <w:pPr>
        <w:rPr>
          <w:b/>
        </w:rPr>
      </w:pPr>
      <w:r w:rsidRPr="00ED1147">
        <w:rPr>
          <w:b/>
        </w:rPr>
        <w:t>Parameters:</w:t>
      </w:r>
    </w:p>
    <w:p w14:paraId="12465E1C" w14:textId="77777777" w:rsidR="003D0C92" w:rsidRPr="00ED1147" w:rsidRDefault="003D0C92" w:rsidP="003D0C92">
      <w:proofErr w:type="spellStart"/>
      <w:r w:rsidRPr="0071025F">
        <w:rPr>
          <w:i/>
        </w:rPr>
        <w:t>L_search_AT</w:t>
      </w:r>
      <w:proofErr w:type="spellEnd"/>
      <w:r>
        <w:t>: The along-track distance to search around each center point</w:t>
      </w:r>
    </w:p>
    <w:p w14:paraId="309513BE" w14:textId="77777777" w:rsidR="003D0C92" w:rsidRPr="00ED1147" w:rsidRDefault="003D0C92" w:rsidP="003D0C92">
      <w:pPr>
        <w:rPr>
          <w:b/>
        </w:rPr>
      </w:pPr>
      <w:r w:rsidRPr="00ED1147">
        <w:rPr>
          <w:b/>
        </w:rPr>
        <w:t>Algorithm:</w:t>
      </w:r>
    </w:p>
    <w:p w14:paraId="62232302" w14:textId="7F14474C" w:rsidR="003D0C92" w:rsidRPr="00773F63" w:rsidRDefault="003D0C92" w:rsidP="003D0C92">
      <w:pPr>
        <w:rPr>
          <w:i/>
        </w:rPr>
      </w:pPr>
      <w:r>
        <w:t xml:space="preserve">For each along-track point, load all ATL06 data from track </w:t>
      </w:r>
      <w:proofErr w:type="spellStart"/>
      <w:r>
        <w:rPr>
          <w:i/>
        </w:rPr>
        <w:t>track_num</w:t>
      </w:r>
      <w:proofErr w:type="spellEnd"/>
      <w:r>
        <w:t xml:space="preserve"> and pair </w:t>
      </w:r>
      <w:proofErr w:type="spellStart"/>
      <w:r>
        <w:rPr>
          <w:i/>
        </w:rPr>
        <w:t>pair_num</w:t>
      </w:r>
      <w:proofErr w:type="spellEnd"/>
      <w:r>
        <w:t xml:space="preserve"> that are within </w:t>
      </w:r>
      <w:proofErr w:type="spellStart"/>
      <w:r w:rsidRPr="00ED1147">
        <w:rPr>
          <w:i/>
        </w:rPr>
        <w:t>L_search_AT</w:t>
      </w:r>
      <w:proofErr w:type="spellEnd"/>
      <w:r>
        <w:t xml:space="preserve"> of </w:t>
      </w:r>
      <w:proofErr w:type="spellStart"/>
      <w:r w:rsidRPr="00ED1147">
        <w:rPr>
          <w:i/>
        </w:rPr>
        <w:t>x_</w:t>
      </w:r>
      <w:ins w:id="262" w:author="Microsoft Office User" w:date="2018-04-03T10:11:00Z">
        <w:r w:rsidR="00447DA9">
          <w:rPr>
            <w:i/>
          </w:rPr>
          <w:t>atc_</w:t>
        </w:r>
      </w:ins>
      <w:del w:id="263" w:author="Microsoft Office User" w:date="2018-04-03T10:01:00Z">
        <w:r w:rsidRPr="00ED1147" w:rsidDel="00447DA9">
          <w:rPr>
            <w:i/>
          </w:rPr>
          <w:delText>fc</w:delText>
        </w:r>
      </w:del>
      <w:ins w:id="264" w:author="Microsoft Office User" w:date="2018-04-03T10:01:00Z">
        <w:r w:rsidR="00447DA9">
          <w:rPr>
            <w:i/>
          </w:rPr>
          <w:t>ctr</w:t>
        </w:r>
      </w:ins>
      <w:proofErr w:type="spellEnd"/>
      <w:r w:rsidR="00773F63">
        <w:rPr>
          <w:i/>
        </w:rPr>
        <w:t xml:space="preserve">: </w:t>
      </w:r>
      <w:r w:rsidR="00773F63">
        <w:t xml:space="preserve">These segments have </w:t>
      </w:r>
      <w:proofErr w:type="spellStart"/>
      <w:r w:rsidR="00ED41A4">
        <w:rPr>
          <w:i/>
        </w:rPr>
        <w:t>x_</w:t>
      </w:r>
      <w:ins w:id="265" w:author="Microsoft Office User" w:date="2018-04-03T10:11:00Z">
        <w:r w:rsidR="00447DA9">
          <w:rPr>
            <w:i/>
          </w:rPr>
          <w:t>atc_</w:t>
        </w:r>
      </w:ins>
      <w:del w:id="266" w:author="Microsoft Office User" w:date="2018-04-03T10:01:00Z">
        <w:r w:rsidR="00ED41A4" w:rsidDel="00447DA9">
          <w:rPr>
            <w:i/>
          </w:rPr>
          <w:delText xml:space="preserve">fc </w:delText>
        </w:r>
      </w:del>
      <w:ins w:id="267" w:author="Microsoft Office User" w:date="2018-04-03T10:01:00Z">
        <w:r w:rsidR="00447DA9">
          <w:rPr>
            <w:i/>
          </w:rPr>
          <w:t>ctr</w:t>
        </w:r>
        <w:proofErr w:type="spellEnd"/>
        <w:r w:rsidR="00447DA9">
          <w:rPr>
            <w:i/>
          </w:rPr>
          <w:t xml:space="preserve"> </w:t>
        </w:r>
      </w:ins>
      <w:r w:rsidR="00ED41A4">
        <w:rPr>
          <w:i/>
        </w:rPr>
        <w:t>- L_search_AT</w:t>
      </w:r>
      <w:r w:rsidR="00773F63">
        <w:rPr>
          <w:i/>
        </w:rPr>
        <w:t>-5</w:t>
      </w:r>
      <w:r w:rsidR="00ED41A4">
        <w:rPr>
          <w:i/>
        </w:rPr>
        <w:t xml:space="preserve"> &lt; </w:t>
      </w:r>
      <w:proofErr w:type="spellStart"/>
      <w:r w:rsidR="00ED41A4">
        <w:rPr>
          <w:i/>
        </w:rPr>
        <w:t>x_</w:t>
      </w:r>
      <w:proofErr w:type="gramStart"/>
      <w:r w:rsidR="00ED41A4">
        <w:rPr>
          <w:i/>
        </w:rPr>
        <w:t>ATC</w:t>
      </w:r>
      <w:proofErr w:type="spellEnd"/>
      <w:r w:rsidR="00ED41A4">
        <w:rPr>
          <w:i/>
        </w:rPr>
        <w:t xml:space="preserve">  &lt;</w:t>
      </w:r>
      <w:proofErr w:type="gramEnd"/>
      <w:r w:rsidR="00ED41A4">
        <w:rPr>
          <w:i/>
        </w:rPr>
        <w:t xml:space="preserve"> </w:t>
      </w:r>
      <w:proofErr w:type="spellStart"/>
      <w:r w:rsidR="00ED41A4">
        <w:rPr>
          <w:i/>
        </w:rPr>
        <w:t>x_</w:t>
      </w:r>
      <w:ins w:id="268" w:author="Microsoft Office User" w:date="2018-04-03T10:22:00Z">
        <w:r w:rsidR="00A209C7">
          <w:rPr>
            <w:i/>
          </w:rPr>
          <w:t>atc_</w:t>
        </w:r>
      </w:ins>
      <w:del w:id="269" w:author="Microsoft Office User" w:date="2018-04-03T10:01:00Z">
        <w:r w:rsidR="00ED41A4" w:rsidDel="00447DA9">
          <w:rPr>
            <w:i/>
          </w:rPr>
          <w:delText xml:space="preserve">fc </w:delText>
        </w:r>
      </w:del>
      <w:ins w:id="270" w:author="Microsoft Office User" w:date="2018-04-03T10:01:00Z">
        <w:r w:rsidR="00447DA9">
          <w:rPr>
            <w:i/>
          </w:rPr>
          <w:t>ctr</w:t>
        </w:r>
        <w:proofErr w:type="spellEnd"/>
        <w:r w:rsidR="00447DA9">
          <w:rPr>
            <w:i/>
          </w:rPr>
          <w:t xml:space="preserve"> </w:t>
        </w:r>
      </w:ins>
      <w:r w:rsidR="00ED41A4">
        <w:rPr>
          <w:i/>
        </w:rPr>
        <w:t>+ L_search_AT</w:t>
      </w:r>
      <w:r w:rsidR="00773F63">
        <w:rPr>
          <w:i/>
        </w:rPr>
        <w:t>+5.</w:t>
      </w:r>
      <w:ins w:id="271" w:author="Microsoft Office User" w:date="2018-04-03T10:04:00Z">
        <w:r w:rsidR="00447DA9">
          <w:rPr>
            <w:i/>
          </w:rPr>
          <w:t xml:space="preserve"> (I currently don’t do the +/- 5)</w:t>
        </w:r>
      </w:ins>
    </w:p>
    <w:p w14:paraId="7902EC66" w14:textId="77777777" w:rsidR="003D0C92" w:rsidRDefault="003D0C92" w:rsidP="003D0C92"/>
    <w:p w14:paraId="0033FBBF" w14:textId="0C38298E" w:rsidR="003D0C92" w:rsidRDefault="003D0C92" w:rsidP="003D0C92">
      <w:pPr>
        <w:pStyle w:val="Heading3"/>
      </w:pPr>
      <w:bookmarkStart w:id="272" w:name="_Toc497824347"/>
      <w:r>
        <w:t xml:space="preserve">Select </w:t>
      </w:r>
      <w:r w:rsidR="00F42B9F">
        <w:t xml:space="preserve">pairs </w:t>
      </w:r>
      <w:r>
        <w:t>for the reference-surface calculation</w:t>
      </w:r>
      <w:bookmarkEnd w:id="272"/>
    </w:p>
    <w:p w14:paraId="654D7712" w14:textId="77777777" w:rsidR="003D0C92" w:rsidRDefault="003D0C92" w:rsidP="003D0C92">
      <w:pPr>
        <w:rPr>
          <w:b/>
        </w:rPr>
      </w:pPr>
      <w:r>
        <w:rPr>
          <w:b/>
        </w:rPr>
        <w:t>Inputs:</w:t>
      </w:r>
    </w:p>
    <w:p w14:paraId="347E7F53" w14:textId="2CE47070" w:rsidR="00BE559D" w:rsidRDefault="00111BF8" w:rsidP="003D0C92">
      <w:proofErr w:type="spellStart"/>
      <w:r>
        <w:rPr>
          <w:i/>
        </w:rPr>
        <w:t>seg_</w:t>
      </w:r>
      <w:r w:rsidR="003D0C92" w:rsidRPr="00DF5824">
        <w:rPr>
          <w:i/>
        </w:rPr>
        <w:t>x_</w:t>
      </w:r>
      <w:r>
        <w:rPr>
          <w:i/>
        </w:rPr>
        <w:t>center</w:t>
      </w:r>
      <w:proofErr w:type="spellEnd"/>
      <w:ins w:id="273" w:author="Microsoft Office User" w:date="2018-04-03T10:22:00Z">
        <w:r w:rsidR="00A209C7">
          <w:rPr>
            <w:i/>
          </w:rPr>
          <w:t xml:space="preserve"> (</w:t>
        </w:r>
        <w:proofErr w:type="spellStart"/>
        <w:r w:rsidR="00A209C7">
          <w:rPr>
            <w:i/>
          </w:rPr>
          <w:t>x_atc_ctr</w:t>
        </w:r>
        <w:proofErr w:type="spellEnd"/>
        <w:r w:rsidR="00A209C7">
          <w:rPr>
            <w:i/>
          </w:rPr>
          <w:t>)</w:t>
        </w:r>
      </w:ins>
      <w:r w:rsidR="003D0C92">
        <w:t xml:space="preserve">: Along-track coordinate of the current </w:t>
      </w:r>
      <w:r w:rsidR="0071025F">
        <w:t>fit-</w:t>
      </w:r>
      <w:r w:rsidR="003D0C92">
        <w:t>center point</w:t>
      </w:r>
    </w:p>
    <w:p w14:paraId="45D72A86" w14:textId="5C42193D" w:rsidR="003D0C92" w:rsidDel="00624C24" w:rsidRDefault="003D0C92" w:rsidP="003D0C92">
      <w:pPr>
        <w:rPr>
          <w:del w:id="274" w:author="Microsoft Office User" w:date="2018-04-03T15:12:00Z"/>
        </w:rPr>
      </w:pPr>
      <w:r w:rsidRPr="005470D0">
        <w:rPr>
          <w:i/>
        </w:rPr>
        <w:t>D_ATL06</w:t>
      </w:r>
      <w:r>
        <w:t>: ATL06 data structure</w:t>
      </w:r>
    </w:p>
    <w:p w14:paraId="6450BA11" w14:textId="77777777" w:rsidR="00624C24" w:rsidRDefault="00624C24" w:rsidP="003D0C92">
      <w:pPr>
        <w:rPr>
          <w:ins w:id="275" w:author="Microsoft Office User" w:date="2018-04-03T15:12:00Z"/>
        </w:rPr>
      </w:pPr>
    </w:p>
    <w:p w14:paraId="15346497" w14:textId="6B5E2F42" w:rsidR="00624C24" w:rsidRPr="007C7770" w:rsidRDefault="00624C24" w:rsidP="003D0C92">
      <w:pPr>
        <w:rPr>
          <w:ins w:id="276" w:author="Microsoft Office User" w:date="2018-04-03T15:12:00Z"/>
        </w:rPr>
      </w:pPr>
      <w:proofErr w:type="spellStart"/>
      <w:ins w:id="277" w:author="Microsoft Office User" w:date="2018-04-03T15:12:00Z">
        <w:r w:rsidRPr="00770AB8">
          <w:rPr>
            <w:i/>
            <w:rPrChange w:id="278" w:author="Microsoft Office User" w:date="2018-04-03T15:14:00Z">
              <w:rPr/>
            </w:rPrChange>
          </w:rPr>
          <w:t>pair_data</w:t>
        </w:r>
        <w:proofErr w:type="spellEnd"/>
        <w:r>
          <w:t xml:space="preserve">: includes mean of </w:t>
        </w:r>
      </w:ins>
      <w:ins w:id="279" w:author="Microsoft Office User" w:date="2018-04-03T15:15:00Z">
        <w:r w:rsidR="00770AB8">
          <w:t xml:space="preserve">strong/weak beam </w:t>
        </w:r>
      </w:ins>
      <w:proofErr w:type="spellStart"/>
      <w:ins w:id="280" w:author="Microsoft Office User" w:date="2018-04-03T15:12:00Z">
        <w:r w:rsidRPr="00770AB8">
          <w:rPr>
            <w:i/>
            <w:rPrChange w:id="281" w:author="Microsoft Office User" w:date="2018-04-03T15:15:00Z">
              <w:rPr/>
            </w:rPrChange>
          </w:rPr>
          <w:t>y_atc</w:t>
        </w:r>
      </w:ins>
      <w:proofErr w:type="spellEnd"/>
      <w:ins w:id="282" w:author="Microsoft Office User" w:date="2018-04-03T15:15:00Z">
        <w:r w:rsidR="00770AB8">
          <w:t xml:space="preserve"> and</w:t>
        </w:r>
      </w:ins>
      <w:ins w:id="283" w:author="Microsoft Office User" w:date="2018-04-03T15:14:00Z">
        <w:r w:rsidR="00770AB8">
          <w:t xml:space="preserve"> </w:t>
        </w:r>
        <w:proofErr w:type="spellStart"/>
        <w:r w:rsidR="00770AB8" w:rsidRPr="00770AB8">
          <w:rPr>
            <w:i/>
            <w:rPrChange w:id="284" w:author="Microsoft Office User" w:date="2018-04-03T15:15:00Z">
              <w:rPr/>
            </w:rPrChange>
          </w:rPr>
          <w:t>dh_</w:t>
        </w:r>
      </w:ins>
      <w:ins w:id="285" w:author="Microsoft Office User" w:date="2018-04-03T15:15:00Z">
        <w:r w:rsidR="00770AB8">
          <w:rPr>
            <w:i/>
          </w:rPr>
          <w:t>fit_</w:t>
        </w:r>
      </w:ins>
      <w:ins w:id="286" w:author="Microsoft Office User" w:date="2018-04-03T15:14:00Z">
        <w:r w:rsidR="00770AB8" w:rsidRPr="00770AB8">
          <w:rPr>
            <w:i/>
            <w:rPrChange w:id="287" w:author="Microsoft Office User" w:date="2018-04-03T15:15:00Z">
              <w:rPr/>
            </w:rPrChange>
          </w:rPr>
          <w:t>dy</w:t>
        </w:r>
      </w:ins>
      <w:proofErr w:type="spellEnd"/>
    </w:p>
    <w:p w14:paraId="08C3EECF" w14:textId="77777777" w:rsidR="00624C24" w:rsidRDefault="00624C24" w:rsidP="003D0C92">
      <w:pPr>
        <w:rPr>
          <w:ins w:id="288" w:author="Microsoft Office User" w:date="2018-04-03T15:12:00Z"/>
        </w:rPr>
      </w:pPr>
    </w:p>
    <w:p w14:paraId="6A8736E3" w14:textId="77777777" w:rsidR="003D0C92" w:rsidRPr="005470D0" w:rsidRDefault="003D0C92" w:rsidP="003D0C92">
      <w:pPr>
        <w:rPr>
          <w:b/>
        </w:rPr>
      </w:pPr>
      <w:r>
        <w:rPr>
          <w:b/>
        </w:rPr>
        <w:lastRenderedPageBreak/>
        <w:t>Outputs:</w:t>
      </w:r>
    </w:p>
    <w:p w14:paraId="52005E59" w14:textId="4ECF69E0" w:rsidR="00AD03F0" w:rsidRDefault="00111BF8" w:rsidP="003D0C92">
      <w:proofErr w:type="spellStart"/>
      <w:r>
        <w:rPr>
          <w:i/>
        </w:rPr>
        <w:t>valid</w:t>
      </w:r>
      <w:r w:rsidR="003D0C92" w:rsidRPr="005470D0">
        <w:rPr>
          <w:i/>
        </w:rPr>
        <w:t>_pairs</w:t>
      </w:r>
      <w:proofErr w:type="spellEnd"/>
      <w:r w:rsidR="003D0C92">
        <w:rPr>
          <w:i/>
        </w:rPr>
        <w:t>:</w:t>
      </w:r>
      <w:r w:rsidR="003D0C92">
        <w:t xml:space="preserve">  Pairs selected for the reference-surface calculation</w:t>
      </w:r>
    </w:p>
    <w:p w14:paraId="214011EE" w14:textId="14D7C4DB" w:rsidR="00F42B9F" w:rsidRDefault="00111BF8" w:rsidP="003D0C92">
      <w:proofErr w:type="spellStart"/>
      <w:r>
        <w:rPr>
          <w:i/>
        </w:rPr>
        <w:t>valid_segs.</w:t>
      </w:r>
      <w:r w:rsidR="00F42B9F">
        <w:rPr>
          <w:i/>
        </w:rPr>
        <w:t>x</w:t>
      </w:r>
      <w:r>
        <w:rPr>
          <w:i/>
        </w:rPr>
        <w:t>_</w:t>
      </w:r>
      <w:r w:rsidR="00F42B9F">
        <w:rPr>
          <w:i/>
        </w:rPr>
        <w:t>slope</w:t>
      </w:r>
      <w:proofErr w:type="spellEnd"/>
      <w:r w:rsidR="00F42B9F">
        <w:rPr>
          <w:i/>
        </w:rPr>
        <w:t xml:space="preserve">: </w:t>
      </w:r>
      <w:r w:rsidR="00F42B9F">
        <w:t>Segments identified as valid based on x-slope consistency</w:t>
      </w:r>
    </w:p>
    <w:p w14:paraId="59974F26" w14:textId="010CDF31" w:rsidR="00A34AD6" w:rsidRPr="00A34AD6" w:rsidRDefault="00111BF8" w:rsidP="003D0C92">
      <w:proofErr w:type="spellStart"/>
      <w:r>
        <w:rPr>
          <w:i/>
        </w:rPr>
        <w:t>valid_segs.</w:t>
      </w:r>
      <w:r w:rsidR="00A34AD6">
        <w:rPr>
          <w:i/>
        </w:rPr>
        <w:t>data</w:t>
      </w:r>
      <w:proofErr w:type="spellEnd"/>
      <w:r w:rsidR="00A34AD6">
        <w:rPr>
          <w:i/>
        </w:rPr>
        <w:t>:</w:t>
      </w:r>
      <w:r w:rsidR="00A34AD6">
        <w:t xml:space="preserve"> Segments identified as valid based on ATL06 parameter values.</w:t>
      </w:r>
    </w:p>
    <w:p w14:paraId="5C045F44" w14:textId="45E36104" w:rsidR="00F42B9F" w:rsidRDefault="00111BF8" w:rsidP="003D0C92">
      <w:pPr>
        <w:rPr>
          <w:ins w:id="289" w:author="Microsoft Office User" w:date="2018-04-03T11:07:00Z"/>
        </w:rPr>
      </w:pPr>
      <w:proofErr w:type="spellStart"/>
      <w:r>
        <w:rPr>
          <w:i/>
        </w:rPr>
        <w:t>valid_</w:t>
      </w:r>
      <w:proofErr w:type="gramStart"/>
      <w:r>
        <w:rPr>
          <w:i/>
        </w:rPr>
        <w:t>pairs.</w:t>
      </w:r>
      <w:r w:rsidR="00F42B9F">
        <w:rPr>
          <w:i/>
        </w:rPr>
        <w:t>y</w:t>
      </w:r>
      <w:proofErr w:type="gramEnd"/>
      <w:r>
        <w:rPr>
          <w:i/>
        </w:rPr>
        <w:t>_</w:t>
      </w:r>
      <w:r w:rsidR="00F42B9F">
        <w:rPr>
          <w:i/>
        </w:rPr>
        <w:t>slope</w:t>
      </w:r>
      <w:proofErr w:type="spellEnd"/>
      <w:r w:rsidR="00F42B9F">
        <w:rPr>
          <w:i/>
        </w:rPr>
        <w:t>:</w:t>
      </w:r>
      <w:r w:rsidR="00F42B9F">
        <w:t xml:space="preserve"> Pairs identified as valid based on y-slope consistency</w:t>
      </w:r>
    </w:p>
    <w:p w14:paraId="22A53860" w14:textId="06C384D9" w:rsidR="002909CA" w:rsidRPr="002909CA" w:rsidRDefault="002909CA" w:rsidP="003D0C92">
      <w:pPr>
        <w:rPr>
          <w:sz w:val="16"/>
          <w:szCs w:val="16"/>
          <w:rPrChange w:id="290" w:author="Microsoft Office User" w:date="2018-04-03T11:08:00Z">
            <w:rPr/>
          </w:rPrChange>
        </w:rPr>
      </w:pPr>
      <w:proofErr w:type="spellStart"/>
      <w:ins w:id="291" w:author="Microsoft Office User" w:date="2018-04-03T11:07:00Z">
        <w:r>
          <w:t>y_polyfit_ctr</w:t>
        </w:r>
        <w:proofErr w:type="spellEnd"/>
        <w:r>
          <w:t xml:space="preserve">: y center of the slope regression </w:t>
        </w:r>
        <w:r w:rsidRPr="002909CA">
          <w:rPr>
            <w:sz w:val="16"/>
            <w:szCs w:val="16"/>
            <w:rPrChange w:id="292" w:author="Microsoft Office User" w:date="2018-04-03T11:08:00Z">
              <w:rPr/>
            </w:rPrChange>
          </w:rPr>
          <w:t>(</w:t>
        </w:r>
      </w:ins>
      <w:proofErr w:type="spellStart"/>
      <w:ins w:id="293" w:author="Microsoft Office User" w:date="2018-04-03T15:48:00Z">
        <w:r w:rsidR="003F07DA">
          <w:rPr>
            <w:sz w:val="16"/>
            <w:szCs w:val="16"/>
          </w:rPr>
          <w:t>y_polyfit_ctr</w:t>
        </w:r>
      </w:ins>
      <w:proofErr w:type="spellEnd"/>
      <w:ins w:id="294" w:author="Microsoft Office User" w:date="2018-04-03T11:07:00Z">
        <w:r w:rsidRPr="002909CA">
          <w:rPr>
            <w:sz w:val="16"/>
            <w:szCs w:val="16"/>
            <w:rPrChange w:id="295" w:author="Microsoft Office User" w:date="2018-04-03T11:08:00Z">
              <w:rPr/>
            </w:rPrChange>
          </w:rPr>
          <w:t xml:space="preserve"> is part of self, don</w:t>
        </w:r>
      </w:ins>
      <w:ins w:id="296" w:author="Microsoft Office User" w:date="2018-04-03T11:08:00Z">
        <w:r w:rsidRPr="002909CA">
          <w:rPr>
            <w:sz w:val="16"/>
            <w:szCs w:val="16"/>
            <w:rPrChange w:id="297" w:author="Microsoft Office User" w:date="2018-04-03T11:08:00Z">
              <w:rPr/>
            </w:rPrChange>
          </w:rPr>
          <w:t>’t know if it’s important enough to keep</w:t>
        </w:r>
        <w:r>
          <w:rPr>
            <w:sz w:val="16"/>
            <w:szCs w:val="16"/>
          </w:rPr>
          <w:t>. Checking with you.</w:t>
        </w:r>
        <w:r w:rsidRPr="002909CA">
          <w:rPr>
            <w:sz w:val="16"/>
            <w:szCs w:val="16"/>
            <w:rPrChange w:id="298" w:author="Microsoft Office User" w:date="2018-04-03T11:08:00Z">
              <w:rPr/>
            </w:rPrChange>
          </w:rPr>
          <w:t>)</w:t>
        </w:r>
      </w:ins>
    </w:p>
    <w:p w14:paraId="31E6D570" w14:textId="738E05C4" w:rsidR="000F0CF0" w:rsidRPr="000F0CF0" w:rsidRDefault="000F0CF0" w:rsidP="003D0C92">
      <w:pPr>
        <w:rPr>
          <w:b/>
        </w:rPr>
      </w:pPr>
      <w:r w:rsidRPr="000F0CF0">
        <w:rPr>
          <w:b/>
        </w:rPr>
        <w:t>Parameters:</w:t>
      </w:r>
    </w:p>
    <w:p w14:paraId="1BD272E2" w14:textId="0B512088" w:rsidR="000F0CF0" w:rsidRDefault="00E821A2" w:rsidP="003D0C92">
      <w:proofErr w:type="spellStart"/>
      <w:r>
        <w:rPr>
          <w:i/>
        </w:rPr>
        <w:t>L_search_X</w:t>
      </w:r>
      <w:r w:rsidR="000F0CF0" w:rsidRPr="0071025F">
        <w:rPr>
          <w:i/>
        </w:rPr>
        <w:t>T</w:t>
      </w:r>
      <w:proofErr w:type="spellEnd"/>
      <w:r w:rsidR="000F0CF0">
        <w:t xml:space="preserve">:  The </w:t>
      </w:r>
      <w:r w:rsidR="00ED41A4">
        <w:t>across</w:t>
      </w:r>
      <w:r w:rsidR="000F0CF0">
        <w:t>-track search distance.</w:t>
      </w:r>
    </w:p>
    <w:p w14:paraId="3267FF02" w14:textId="77777777" w:rsidR="003D0C92" w:rsidRDefault="003D0C92" w:rsidP="003D0C92">
      <w:pPr>
        <w:rPr>
          <w:b/>
        </w:rPr>
      </w:pPr>
      <w:r>
        <w:rPr>
          <w:b/>
        </w:rPr>
        <w:t>Algorithm:</w:t>
      </w:r>
    </w:p>
    <w:p w14:paraId="5118D906" w14:textId="7B2324ED" w:rsidR="001E0D9E" w:rsidRDefault="001E0D9E" w:rsidP="001E0D9E">
      <w:r>
        <w:t>1. Flag valid segments based on ATL06 values.</w:t>
      </w:r>
    </w:p>
    <w:p w14:paraId="4A9F83EE" w14:textId="680DD0C4" w:rsidR="001E0D9E" w:rsidRDefault="001E0D9E" w:rsidP="001E0D9E">
      <w:r>
        <w:tab/>
        <w:t xml:space="preserve">1a.  Define </w:t>
      </w:r>
      <w:proofErr w:type="spellStart"/>
      <w:r w:rsidR="00AC6D19">
        <w:rPr>
          <w:i/>
        </w:rPr>
        <w:t>valid_segs.data</w:t>
      </w:r>
      <w:proofErr w:type="spellEnd"/>
      <w:r>
        <w:rPr>
          <w:i/>
        </w:rPr>
        <w:t>:</w:t>
      </w:r>
      <w:r>
        <w:t xml:space="preserve">  Set </w:t>
      </w:r>
      <w:proofErr w:type="spellStart"/>
      <w:r w:rsidR="00AC6D19">
        <w:rPr>
          <w:i/>
        </w:rPr>
        <w:t>valid_segs.data</w:t>
      </w:r>
      <w:proofErr w:type="spellEnd"/>
      <w:r>
        <w:t xml:space="preserve"> to 1 for segments </w:t>
      </w:r>
      <w:r w:rsidR="00BB1638">
        <w:t xml:space="preserve">with </w:t>
      </w:r>
      <w:r w:rsidR="00773F63">
        <w:rPr>
          <w:i/>
        </w:rPr>
        <w:t>ATL06_quality_summary</w:t>
      </w:r>
      <w:r w:rsidR="00773F63">
        <w:t xml:space="preserve"> equal to 0.</w:t>
      </w:r>
    </w:p>
    <w:p w14:paraId="0B0EF241" w14:textId="4EC2D32E" w:rsidR="00BB1638" w:rsidRPr="00BB1638" w:rsidRDefault="00BB1638" w:rsidP="001E0D9E">
      <w:r>
        <w:tab/>
        <w:t xml:space="preserve">1b. </w:t>
      </w:r>
      <w:r w:rsidR="00111BF8">
        <w:t xml:space="preserve">Define </w:t>
      </w:r>
      <w:proofErr w:type="spellStart"/>
      <w:r w:rsidR="00111BF8" w:rsidRPr="00D844DF">
        <w:rPr>
          <w:i/>
        </w:rPr>
        <w:t>seg_sigma_threshold</w:t>
      </w:r>
      <w:proofErr w:type="spellEnd"/>
      <w:r w:rsidR="00111BF8">
        <w:t xml:space="preserve"> as the </w:t>
      </w:r>
      <w:r w:rsidR="00111BF8" w:rsidRPr="00D844DF">
        <w:t>maximum of</w:t>
      </w:r>
      <w:r w:rsidR="00111BF8">
        <w:rPr>
          <w:i/>
        </w:rPr>
        <w:t xml:space="preserve"> </w:t>
      </w:r>
      <w:r w:rsidR="00111BF8">
        <w:t xml:space="preserve">0.05 </w:t>
      </w:r>
      <w:ins w:id="299" w:author="Microsoft Office User" w:date="2018-04-03T11:09:00Z">
        <w:r w:rsidR="00D954DA">
          <w:t>(</w:t>
        </w:r>
        <w:proofErr w:type="spellStart"/>
        <w:r w:rsidR="00D954DA">
          <w:t>seg_sigma_threshold_min</w:t>
        </w:r>
        <w:proofErr w:type="spellEnd"/>
        <w:r w:rsidR="00D954DA">
          <w:t xml:space="preserve">) </w:t>
        </w:r>
      </w:ins>
      <w:r w:rsidR="00111BF8">
        <w:t xml:space="preserve">or three times the median of </w:t>
      </w:r>
      <w:proofErr w:type="spellStart"/>
      <w:r w:rsidR="00111BF8">
        <w:rPr>
          <w:i/>
        </w:rPr>
        <w:t>sigma_h_li</w:t>
      </w:r>
      <w:proofErr w:type="spellEnd"/>
      <w:r w:rsidR="00111BF8">
        <w:t xml:space="preserve"> for segments with </w:t>
      </w:r>
      <w:proofErr w:type="spellStart"/>
      <w:r w:rsidR="00111BF8">
        <w:rPr>
          <w:i/>
        </w:rPr>
        <w:t>valid_segs.data</w:t>
      </w:r>
      <w:proofErr w:type="spellEnd"/>
      <w:r w:rsidR="00111BF8">
        <w:rPr>
          <w:i/>
        </w:rPr>
        <w:t xml:space="preserve"> </w:t>
      </w:r>
      <w:r w:rsidR="000A15C0" w:rsidRPr="000A15C0">
        <w:t xml:space="preserve">equal to </w:t>
      </w:r>
      <w:r w:rsidR="00111BF8" w:rsidRPr="000A15C0">
        <w:t>1</w:t>
      </w:r>
      <w:r w:rsidR="00111BF8">
        <w:t xml:space="preserve">. </w:t>
      </w:r>
      <w:r w:rsidR="000A15C0">
        <w:t>Set</w:t>
      </w:r>
      <w:r>
        <w:t xml:space="preserve"> </w:t>
      </w:r>
      <w:proofErr w:type="spellStart"/>
      <w:r w:rsidR="00AC6D19">
        <w:rPr>
          <w:i/>
        </w:rPr>
        <w:t>valid_segs.data</w:t>
      </w:r>
      <w:proofErr w:type="spellEnd"/>
      <w:r>
        <w:t xml:space="preserve"> to 1 for segments with </w:t>
      </w:r>
      <w:proofErr w:type="spellStart"/>
      <w:r>
        <w:rPr>
          <w:i/>
        </w:rPr>
        <w:t>h_sigma_li</w:t>
      </w:r>
      <w:proofErr w:type="spellEnd"/>
      <w:r>
        <w:t xml:space="preserve"> </w:t>
      </w:r>
      <w:r w:rsidR="00111BF8">
        <w:t>less than this threshold</w:t>
      </w:r>
      <w:r w:rsidR="000A15C0">
        <w:t xml:space="preserve"> and </w:t>
      </w:r>
      <w:r w:rsidR="000A15C0" w:rsidRPr="000A15C0">
        <w:rPr>
          <w:i/>
        </w:rPr>
        <w:t>ATL06_quality_summary</w:t>
      </w:r>
      <w:r w:rsidR="000A15C0">
        <w:t xml:space="preserve"> equal to 0</w:t>
      </w:r>
      <w:r w:rsidR="00111BF8">
        <w:t>.</w:t>
      </w:r>
    </w:p>
    <w:p w14:paraId="33DF465D" w14:textId="5F8DE258" w:rsidR="001E0D9E" w:rsidRPr="00BB1638" w:rsidRDefault="007E47FC" w:rsidP="003D0C92">
      <w:r>
        <w:tab/>
        <w:t>1c</w:t>
      </w:r>
      <w:r w:rsidR="001E0D9E">
        <w:t xml:space="preserve">.  Define </w:t>
      </w:r>
      <w:proofErr w:type="spellStart"/>
      <w:r w:rsidR="00AC6D19">
        <w:rPr>
          <w:i/>
        </w:rPr>
        <w:t>valid_pairs.</w:t>
      </w:r>
      <w:r w:rsidR="001E0D9E">
        <w:rPr>
          <w:i/>
        </w:rPr>
        <w:t>data</w:t>
      </w:r>
      <w:proofErr w:type="spellEnd"/>
      <w:r w:rsidR="001E0D9E">
        <w:rPr>
          <w:i/>
        </w:rPr>
        <w:t>:</w:t>
      </w:r>
      <w:r w:rsidR="00BB1638">
        <w:t xml:space="preserve">  For each pair</w:t>
      </w:r>
      <w:r w:rsidR="006665FE">
        <w:t xml:space="preserve"> of segments</w:t>
      </w:r>
      <w:r w:rsidR="00BB1638">
        <w:t xml:space="preserve">, set </w:t>
      </w:r>
      <w:proofErr w:type="spellStart"/>
      <w:r w:rsidR="00D844DF">
        <w:rPr>
          <w:i/>
        </w:rPr>
        <w:t>valid_pairs.</w:t>
      </w:r>
      <w:r w:rsidR="00BB1638">
        <w:rPr>
          <w:i/>
        </w:rPr>
        <w:t>data</w:t>
      </w:r>
      <w:proofErr w:type="spellEnd"/>
      <w:r w:rsidR="00E13031">
        <w:rPr>
          <w:i/>
        </w:rPr>
        <w:t xml:space="preserve"> </w:t>
      </w:r>
      <w:r w:rsidR="00E13031" w:rsidRPr="00E13031">
        <w:t xml:space="preserve">to </w:t>
      </w:r>
      <w:r w:rsidR="00BB1638" w:rsidRPr="00E13031">
        <w:t>1</w:t>
      </w:r>
      <w:r w:rsidR="00BB1638">
        <w:t xml:space="preserve"> </w:t>
      </w:r>
      <w:r w:rsidR="006665FE">
        <w:t>when both</w:t>
      </w:r>
      <w:r w:rsidR="00BB1638">
        <w:t xml:space="preserve"> segments </w:t>
      </w:r>
      <w:r w:rsidR="006665FE">
        <w:t xml:space="preserve">are </w:t>
      </w:r>
      <w:r w:rsidR="00BB1638">
        <w:t xml:space="preserve">marked as valid in </w:t>
      </w:r>
      <w:proofErr w:type="spellStart"/>
      <w:r w:rsidR="00AC6D19">
        <w:rPr>
          <w:i/>
        </w:rPr>
        <w:t>valid_segs.</w:t>
      </w:r>
      <w:r w:rsidR="00BB1638">
        <w:rPr>
          <w:i/>
        </w:rPr>
        <w:t>data</w:t>
      </w:r>
      <w:proofErr w:type="spellEnd"/>
      <w:r w:rsidR="00BB1638">
        <w:t>.</w:t>
      </w:r>
    </w:p>
    <w:p w14:paraId="1A9AC42C" w14:textId="3D405A62" w:rsidR="0071025F" w:rsidRDefault="001E0D9E" w:rsidP="003D0C92">
      <w:r>
        <w:t>2</w:t>
      </w:r>
      <w:r w:rsidR="00BE559D">
        <w:t xml:space="preserve">. Calculate representative values for the </w:t>
      </w:r>
      <w:r w:rsidR="00BE559D">
        <w:rPr>
          <w:i/>
        </w:rPr>
        <w:t>x</w:t>
      </w:r>
      <w:r w:rsidR="00BE559D">
        <w:t xml:space="preserve"> and </w:t>
      </w:r>
      <w:r w:rsidR="00BE559D">
        <w:rPr>
          <w:i/>
        </w:rPr>
        <w:t xml:space="preserve">y </w:t>
      </w:r>
      <w:r>
        <w:t>coordinate</w:t>
      </w:r>
      <w:r w:rsidR="00BE559D">
        <w:t xml:space="preserve"> for each </w:t>
      </w:r>
      <w:r w:rsidR="00AD03F0">
        <w:t>pair</w:t>
      </w:r>
      <w:r w:rsidR="000F0CF0">
        <w:t>, and filter by distance</w:t>
      </w:r>
      <w:r w:rsidR="00BE559D">
        <w:t>.</w:t>
      </w:r>
    </w:p>
    <w:p w14:paraId="5A7553D3" w14:textId="6CB76D5D" w:rsidR="001E0D9E" w:rsidRDefault="001E0D9E" w:rsidP="003D0C92">
      <w:r>
        <w:tab/>
        <w:t xml:space="preserve">2a. </w:t>
      </w:r>
      <w:r w:rsidR="00B777BC">
        <w:t xml:space="preserve">For each pair containing two defined values, set </w:t>
      </w:r>
      <w:proofErr w:type="spellStart"/>
      <w:r w:rsidR="00B777BC">
        <w:rPr>
          <w:i/>
        </w:rPr>
        <w:t>pair</w:t>
      </w:r>
      <w:r w:rsidR="00AC6D19">
        <w:rPr>
          <w:i/>
        </w:rPr>
        <w:t>_data.x</w:t>
      </w:r>
      <w:proofErr w:type="spellEnd"/>
      <w:r w:rsidR="00B777BC">
        <w:t xml:space="preserve"> to the segments’ </w:t>
      </w:r>
      <w:proofErr w:type="spellStart"/>
      <w:r w:rsidR="00612FF3">
        <w:rPr>
          <w:i/>
        </w:rPr>
        <w:t>x_</w:t>
      </w:r>
      <w:r w:rsidR="00ED2B38">
        <w:rPr>
          <w:i/>
        </w:rPr>
        <w:t>atc</w:t>
      </w:r>
      <w:proofErr w:type="spellEnd"/>
      <w:r w:rsidR="00B777BC">
        <w:t xml:space="preserve"> value, </w:t>
      </w:r>
      <w:r w:rsidR="00B777BC" w:rsidRPr="00B777BC">
        <w:t xml:space="preserve">and </w:t>
      </w:r>
      <w:proofErr w:type="spellStart"/>
      <w:r w:rsidR="00B777BC">
        <w:rPr>
          <w:i/>
        </w:rPr>
        <w:t>pair</w:t>
      </w:r>
      <w:r w:rsidR="00AC6D19">
        <w:rPr>
          <w:i/>
        </w:rPr>
        <w:t>_</w:t>
      </w:r>
      <w:proofErr w:type="gramStart"/>
      <w:r w:rsidR="00AC6D19">
        <w:rPr>
          <w:i/>
        </w:rPr>
        <w:t>data.y</w:t>
      </w:r>
      <w:proofErr w:type="spellEnd"/>
      <w:proofErr w:type="gramEnd"/>
      <w:r w:rsidR="00B777BC" w:rsidRPr="00B777BC">
        <w:t xml:space="preserve"> to the mean of the segments’ </w:t>
      </w:r>
      <w:proofErr w:type="spellStart"/>
      <w:r w:rsidR="00612FF3">
        <w:rPr>
          <w:i/>
        </w:rPr>
        <w:t>y_</w:t>
      </w:r>
      <w:r w:rsidR="00ED2B38">
        <w:rPr>
          <w:i/>
        </w:rPr>
        <w:t>atc</w:t>
      </w:r>
      <w:proofErr w:type="spellEnd"/>
      <w:r w:rsidR="00B777BC">
        <w:t xml:space="preserve"> values.</w:t>
      </w:r>
    </w:p>
    <w:p w14:paraId="591BB18A" w14:textId="49E550C6" w:rsidR="00B777BC" w:rsidRDefault="00B777BC" w:rsidP="003D0C92">
      <w:r>
        <w:tab/>
        <w:t xml:space="preserve">2b. Calculate </w:t>
      </w:r>
      <w:proofErr w:type="spellStart"/>
      <w:r>
        <w:rPr>
          <w:i/>
        </w:rPr>
        <w:t>y_</w:t>
      </w:r>
      <w:r w:rsidR="00AC6D19">
        <w:rPr>
          <w:i/>
        </w:rPr>
        <w:t>polyfit</w:t>
      </w:r>
      <w:r>
        <w:rPr>
          <w:i/>
        </w:rPr>
        <w:t>_ctr</w:t>
      </w:r>
      <w:proofErr w:type="spellEnd"/>
      <w:r>
        <w:t xml:space="preserve">, equal to the median of </w:t>
      </w:r>
      <w:proofErr w:type="spellStart"/>
      <w:r>
        <w:rPr>
          <w:i/>
        </w:rPr>
        <w:t>pair</w:t>
      </w:r>
      <w:r w:rsidR="00AC6D19">
        <w:rPr>
          <w:i/>
        </w:rPr>
        <w:t>_</w:t>
      </w:r>
      <w:proofErr w:type="gramStart"/>
      <w:r w:rsidR="00AC6D19">
        <w:rPr>
          <w:i/>
        </w:rPr>
        <w:t>data.y</w:t>
      </w:r>
      <w:proofErr w:type="spellEnd"/>
      <w:proofErr w:type="gramEnd"/>
      <w:r w:rsidR="000F0CF0">
        <w:t xml:space="preserve"> for pairs marked valid in </w:t>
      </w:r>
      <w:proofErr w:type="spellStart"/>
      <w:r w:rsidR="00AF42CF">
        <w:rPr>
          <w:i/>
        </w:rPr>
        <w:t>valid_pairs.data</w:t>
      </w:r>
      <w:proofErr w:type="spellEnd"/>
      <w:r w:rsidR="00AF42CF">
        <w:rPr>
          <w:i/>
        </w:rPr>
        <w:t>.</w:t>
      </w:r>
    </w:p>
    <w:p w14:paraId="5AE5B454" w14:textId="7091756B" w:rsidR="000F0CF0" w:rsidRPr="000F0CF0" w:rsidRDefault="000F0CF0" w:rsidP="003D0C92">
      <w:pPr>
        <w:rPr>
          <w:u w:val="single"/>
        </w:rPr>
      </w:pPr>
      <w:r>
        <w:tab/>
        <w:t xml:space="preserve">2c. Set </w:t>
      </w:r>
      <w:proofErr w:type="spellStart"/>
      <w:r w:rsidRPr="000F0CF0">
        <w:rPr>
          <w:i/>
        </w:rPr>
        <w:t>valid</w:t>
      </w:r>
      <w:r w:rsidR="00C4448F">
        <w:rPr>
          <w:i/>
        </w:rPr>
        <w:t>_</w:t>
      </w:r>
      <w:proofErr w:type="gramStart"/>
      <w:r w:rsidR="00712910">
        <w:rPr>
          <w:i/>
        </w:rPr>
        <w:t>pairs.</w:t>
      </w:r>
      <w:r w:rsidR="00C4448F">
        <w:rPr>
          <w:i/>
        </w:rPr>
        <w:t>y</w:t>
      </w:r>
      <w:r>
        <w:rPr>
          <w:i/>
        </w:rPr>
        <w:t>search</w:t>
      </w:r>
      <w:proofErr w:type="spellEnd"/>
      <w:proofErr w:type="gramEnd"/>
      <w:r w:rsidR="000A15C0">
        <w:t xml:space="preserve"> to </w:t>
      </w:r>
      <w:r w:rsidRPr="000F0CF0">
        <w:t>1</w:t>
      </w:r>
      <w:r>
        <w:t xml:space="preserve"> for pairs with |</w:t>
      </w:r>
      <w:proofErr w:type="spellStart"/>
      <w:r w:rsidR="00712910">
        <w:rPr>
          <w:i/>
        </w:rPr>
        <w:t>pair_data.y</w:t>
      </w:r>
      <w:proofErr w:type="spellEnd"/>
      <w:r w:rsidR="00712910">
        <w:rPr>
          <w:i/>
        </w:rPr>
        <w:t xml:space="preserve"> </w:t>
      </w:r>
      <w:r>
        <w:rPr>
          <w:i/>
        </w:rPr>
        <w:t>-</w:t>
      </w:r>
      <w:r w:rsidR="00712910">
        <w:rPr>
          <w:i/>
        </w:rPr>
        <w:t xml:space="preserve"> </w:t>
      </w:r>
      <w:proofErr w:type="spellStart"/>
      <w:r>
        <w:rPr>
          <w:i/>
        </w:rPr>
        <w:t>y_</w:t>
      </w:r>
      <w:r w:rsidR="00712910">
        <w:rPr>
          <w:i/>
        </w:rPr>
        <w:t>polyfit</w:t>
      </w:r>
      <w:r>
        <w:rPr>
          <w:i/>
        </w:rPr>
        <w:t>_ctr</w:t>
      </w:r>
      <w:proofErr w:type="spellEnd"/>
      <w:r>
        <w:rPr>
          <w:i/>
        </w:rPr>
        <w:t>|</w:t>
      </w:r>
      <w:r>
        <w:t xml:space="preserve"> &lt; </w:t>
      </w:r>
      <w:proofErr w:type="spellStart"/>
      <w:r>
        <w:rPr>
          <w:i/>
        </w:rPr>
        <w:t>L_search_XT</w:t>
      </w:r>
      <w:proofErr w:type="spellEnd"/>
      <w:r>
        <w:t>.</w:t>
      </w:r>
    </w:p>
    <w:p w14:paraId="3D3C5889" w14:textId="5EFE01DB" w:rsidR="00BE559D" w:rsidRDefault="001E0D9E" w:rsidP="003D0C92">
      <w:r>
        <w:t>3</w:t>
      </w:r>
      <w:r w:rsidR="00BE559D">
        <w:t xml:space="preserve">. </w:t>
      </w:r>
      <w:r>
        <w:t>Select pairs based on across-track slope consistency</w:t>
      </w:r>
    </w:p>
    <w:p w14:paraId="4FF7A771" w14:textId="07B578A8" w:rsidR="000F0CF0" w:rsidRDefault="00B777BC" w:rsidP="000F0CF0">
      <w:r>
        <w:tab/>
        <w:t xml:space="preserve">3a. </w:t>
      </w:r>
      <w:r w:rsidR="000F0CF0">
        <w:t xml:space="preserve">Define </w:t>
      </w:r>
      <w:proofErr w:type="spellStart"/>
      <w:r w:rsidR="00955813" w:rsidRPr="00955813">
        <w:rPr>
          <w:i/>
        </w:rPr>
        <w:t>pairs_valid_for_y_fit</w:t>
      </w:r>
      <w:proofErr w:type="spellEnd"/>
      <w:r w:rsidR="00955813">
        <w:t>,</w:t>
      </w:r>
      <w:r w:rsidR="000F0CF0">
        <w:t xml:space="preserve"> for the across-track slope regression</w:t>
      </w:r>
      <w:r w:rsidR="000F0CF0">
        <w:rPr>
          <w:i/>
        </w:rPr>
        <w:t xml:space="preserve"> </w:t>
      </w:r>
      <w:r w:rsidR="000F0CF0">
        <w:t xml:space="preserve">if they are marked as valid in </w:t>
      </w:r>
      <w:proofErr w:type="spellStart"/>
      <w:r w:rsidR="00955813">
        <w:rPr>
          <w:i/>
        </w:rPr>
        <w:t>valid_pairs.</w:t>
      </w:r>
      <w:r w:rsidR="000F0CF0">
        <w:rPr>
          <w:i/>
        </w:rPr>
        <w:t>data</w:t>
      </w:r>
      <w:proofErr w:type="spellEnd"/>
      <w:r w:rsidR="00773F63">
        <w:rPr>
          <w:i/>
        </w:rPr>
        <w:t xml:space="preserve">, </w:t>
      </w:r>
      <w:r w:rsidR="00773F63">
        <w:t>and</w:t>
      </w:r>
      <w:r w:rsidR="000F0CF0">
        <w:t xml:space="preserve"> </w:t>
      </w:r>
      <w:proofErr w:type="spellStart"/>
      <w:r w:rsidR="00955813">
        <w:rPr>
          <w:i/>
        </w:rPr>
        <w:t>valid_</w:t>
      </w:r>
      <w:proofErr w:type="gramStart"/>
      <w:r w:rsidR="00955813">
        <w:rPr>
          <w:i/>
        </w:rPr>
        <w:t>pairs.</w:t>
      </w:r>
      <w:r w:rsidR="000F0CF0">
        <w:rPr>
          <w:i/>
        </w:rPr>
        <w:t>ysearch</w:t>
      </w:r>
      <w:proofErr w:type="spellEnd"/>
      <w:proofErr w:type="gramEnd"/>
      <w:r w:rsidR="000F0CF0">
        <w:rPr>
          <w:i/>
        </w:rPr>
        <w:t xml:space="preserve">, </w:t>
      </w:r>
      <w:r w:rsidR="000F0CF0">
        <w:t>not otherwise.</w:t>
      </w:r>
    </w:p>
    <w:p w14:paraId="30B2866B" w14:textId="042FEC38" w:rsidR="000F0CF0" w:rsidRDefault="000F0CF0" w:rsidP="000F0CF0">
      <w:r>
        <w:tab/>
        <w:t xml:space="preserve">3b. Choose the degree of the regression for </w:t>
      </w:r>
      <w:proofErr w:type="spellStart"/>
      <w:r>
        <w:t>across</w:t>
      </w:r>
      <w:proofErr w:type="spellEnd"/>
      <w:r>
        <w:t>-track slope</w:t>
      </w:r>
    </w:p>
    <w:p w14:paraId="4BDB89BE" w14:textId="6EC9AF73" w:rsidR="000F0CF0" w:rsidRDefault="000F0CF0" w:rsidP="000F0CF0">
      <w:r>
        <w:tab/>
      </w:r>
      <w:r>
        <w:tab/>
        <w:t xml:space="preserve">-If the valid pairs contain at least two different </w:t>
      </w:r>
      <w:proofErr w:type="spellStart"/>
      <w:r w:rsidR="00612FF3">
        <w:rPr>
          <w:i/>
        </w:rPr>
        <w:t>x_</w:t>
      </w:r>
      <w:r w:rsidR="00955813">
        <w:rPr>
          <w:i/>
        </w:rPr>
        <w:t>atc</w:t>
      </w:r>
      <w:proofErr w:type="spellEnd"/>
      <w:r>
        <w:t xml:space="preserve"> </w:t>
      </w:r>
      <w:ins w:id="300" w:author="Microsoft Office User" w:date="2018-04-03T11:17:00Z">
        <w:r w:rsidR="00D954DA">
          <w:t>(</w:t>
        </w:r>
        <w:proofErr w:type="spellStart"/>
        <w:r w:rsidR="00D954DA">
          <w:t>pair_data.x</w:t>
        </w:r>
        <w:proofErr w:type="spellEnd"/>
        <w:r w:rsidR="00D954DA">
          <w:t xml:space="preserve">) </w:t>
        </w:r>
      </w:ins>
      <w:r>
        <w:t>values set the along-track degree to 1, 0 otherwise</w:t>
      </w:r>
      <w:r w:rsidR="00955813">
        <w:t xml:space="preserve">: </w:t>
      </w:r>
      <w:proofErr w:type="spellStart"/>
      <w:r w:rsidR="00955813" w:rsidRPr="00955813">
        <w:rPr>
          <w:i/>
        </w:rPr>
        <w:t>my_regression_x_degree</w:t>
      </w:r>
      <w:proofErr w:type="spellEnd"/>
      <w:r w:rsidR="00B565FC">
        <w:t>.</w:t>
      </w:r>
      <w:r w:rsidR="00955813">
        <w:t xml:space="preserve"> </w:t>
      </w:r>
    </w:p>
    <w:p w14:paraId="404013D1" w14:textId="6DC879D1" w:rsidR="000F0CF0" w:rsidRDefault="000F0CF0" w:rsidP="000F0CF0">
      <w:r>
        <w:tab/>
      </w:r>
      <w:r>
        <w:tab/>
        <w:t xml:space="preserve">-If valid pairs contain at least two different </w:t>
      </w:r>
      <w:proofErr w:type="spellStart"/>
      <w:r w:rsidR="00612FF3">
        <w:rPr>
          <w:i/>
        </w:rPr>
        <w:t>y_</w:t>
      </w:r>
      <w:r w:rsidR="00955813">
        <w:rPr>
          <w:i/>
        </w:rPr>
        <w:t>atc</w:t>
      </w:r>
      <w:proofErr w:type="spellEnd"/>
      <w:r>
        <w:t xml:space="preserve"> </w:t>
      </w:r>
      <w:ins w:id="301" w:author="Microsoft Office User" w:date="2018-04-03T11:16:00Z">
        <w:r w:rsidR="00D954DA">
          <w:t>(</w:t>
        </w:r>
        <w:proofErr w:type="spellStart"/>
        <w:r w:rsidR="00D954DA">
          <w:t>pair_</w:t>
        </w:r>
        <w:proofErr w:type="gramStart"/>
        <w:r w:rsidR="00D954DA">
          <w:t>data.y</w:t>
        </w:r>
        <w:proofErr w:type="spellEnd"/>
        <w:proofErr w:type="gramEnd"/>
        <w:r w:rsidR="00D954DA">
          <w:t xml:space="preserve">) </w:t>
        </w:r>
      </w:ins>
      <w:r>
        <w:t>values, set the across-track degree to 1, 0 otherwise</w:t>
      </w:r>
      <w:r w:rsidR="00B565FC">
        <w:t xml:space="preserve">: </w:t>
      </w:r>
      <w:proofErr w:type="spellStart"/>
      <w:r w:rsidR="00B565FC" w:rsidRPr="00955813">
        <w:rPr>
          <w:i/>
        </w:rPr>
        <w:t>my_regression_y_degree</w:t>
      </w:r>
      <w:proofErr w:type="spellEnd"/>
      <w:r w:rsidR="00B565FC">
        <w:t>.</w:t>
      </w:r>
    </w:p>
    <w:p w14:paraId="2A498850" w14:textId="74F64A94" w:rsidR="000B6F8E" w:rsidRPr="000B6F8E" w:rsidRDefault="000B6F8E" w:rsidP="000F0CF0">
      <w:r>
        <w:lastRenderedPageBreak/>
        <w:tab/>
        <w:t xml:space="preserve">3c. Calculate </w:t>
      </w:r>
      <w:proofErr w:type="spellStart"/>
      <w:r w:rsidR="00B565FC">
        <w:rPr>
          <w:i/>
        </w:rPr>
        <w:t>my</w:t>
      </w:r>
      <w:r w:rsidRPr="000B6F8E">
        <w:rPr>
          <w:i/>
        </w:rPr>
        <w:t>_regression_tol</w:t>
      </w:r>
      <w:proofErr w:type="spellEnd"/>
      <w:r>
        <w:t xml:space="preserve">, equal to </w:t>
      </w:r>
      <w:r w:rsidR="00AB4CE1">
        <w:t xml:space="preserve">the </w:t>
      </w:r>
      <w:r>
        <w:t>max</w:t>
      </w:r>
      <w:r w:rsidR="00AB4CE1">
        <w:t xml:space="preserve">imum of </w:t>
      </w:r>
      <w:r>
        <w:t>0.01</w:t>
      </w:r>
      <w:r w:rsidR="00AB4CE1">
        <w:t xml:space="preserve"> </w:t>
      </w:r>
      <w:r w:rsidR="00507B9B">
        <w:t>or</w:t>
      </w:r>
      <w:r w:rsidR="00AB4CE1">
        <w:t xml:space="preserve"> three</w:t>
      </w:r>
      <w:r>
        <w:t xml:space="preserve"> times the median of </w:t>
      </w:r>
      <w:proofErr w:type="spellStart"/>
      <w:r w:rsidR="00B565FC" w:rsidRPr="00B565FC">
        <w:rPr>
          <w:i/>
        </w:rPr>
        <w:t>y_slope_</w:t>
      </w:r>
      <w:r w:rsidRPr="00B565FC">
        <w:rPr>
          <w:i/>
        </w:rPr>
        <w:t>sigma</w:t>
      </w:r>
      <w:proofErr w:type="spellEnd"/>
      <w:r w:rsidR="00AB4CE1">
        <w:t xml:space="preserve"> for valid </w:t>
      </w:r>
      <w:del w:id="302" w:author="Microsoft Office User" w:date="2018-04-03T11:19:00Z">
        <w:r w:rsidR="00AB4CE1" w:rsidDel="00D4595F">
          <w:delText>segments</w:delText>
        </w:r>
        <w:r w:rsidR="00B621DF" w:rsidDel="00D4595F">
          <w:delText>.</w:delText>
        </w:r>
      </w:del>
      <w:ins w:id="303" w:author="Microsoft Office User" w:date="2018-04-03T11:19:00Z">
        <w:r w:rsidR="00D4595F">
          <w:t>pairs</w:t>
        </w:r>
      </w:ins>
      <w:ins w:id="304" w:author="Microsoft Office User" w:date="2018-04-04T13:19:00Z">
        <w:r w:rsidR="00356143">
          <w:t xml:space="preserve"> (</w:t>
        </w:r>
        <w:proofErr w:type="spellStart"/>
        <w:r w:rsidR="00356143" w:rsidRPr="00955813">
          <w:rPr>
            <w:i/>
          </w:rPr>
          <w:t>pairs_valid_for_y_fit</w:t>
        </w:r>
        <w:proofErr w:type="spellEnd"/>
        <w:r w:rsidR="00356143">
          <w:rPr>
            <w:i/>
          </w:rPr>
          <w:t>)</w:t>
        </w:r>
      </w:ins>
      <w:ins w:id="305" w:author="Microsoft Office User" w:date="2018-04-03T11:19:00Z">
        <w:r w:rsidR="00D4595F">
          <w:t>.</w:t>
        </w:r>
      </w:ins>
      <w:r w:rsidR="003F2D3D">
        <w:t xml:space="preserve"> </w:t>
      </w:r>
      <w:proofErr w:type="spellStart"/>
      <w:r w:rsidR="00B621DF" w:rsidRPr="00FA46C6">
        <w:rPr>
          <w:i/>
        </w:rPr>
        <w:t>y_slope_sigma</w:t>
      </w:r>
      <w:proofErr w:type="spellEnd"/>
      <w:r w:rsidR="00B621DF">
        <w:t xml:space="preserve"> is the RSS of the </w:t>
      </w:r>
      <w:proofErr w:type="spellStart"/>
      <w:r w:rsidR="00B621DF">
        <w:rPr>
          <w:i/>
        </w:rPr>
        <w:t>h_li_sigma</w:t>
      </w:r>
      <w:proofErr w:type="spellEnd"/>
      <w:r w:rsidR="00B621DF">
        <w:t xml:space="preserve"> values for the two beams in the pair divided by the difference in their </w:t>
      </w:r>
      <w:proofErr w:type="spellStart"/>
      <w:r w:rsidR="00B621DF">
        <w:rPr>
          <w:i/>
        </w:rPr>
        <w:t>y_atc</w:t>
      </w:r>
      <w:proofErr w:type="spellEnd"/>
      <w:r w:rsidR="00B621DF">
        <w:t xml:space="preserve"> values.</w:t>
      </w:r>
    </w:p>
    <w:p w14:paraId="7E2B37C3" w14:textId="51974531" w:rsidR="000F0CF0" w:rsidRDefault="000B6F8E" w:rsidP="000F0CF0">
      <w:r>
        <w:tab/>
        <w:t>3d</w:t>
      </w:r>
      <w:r w:rsidR="000F0CF0">
        <w:t xml:space="preserve">. Calculate </w:t>
      </w:r>
      <w:r w:rsidR="002732B8">
        <w:t>the</w:t>
      </w:r>
      <w:r w:rsidR="000F0CF0">
        <w:t xml:space="preserve"> regression of </w:t>
      </w:r>
      <w:proofErr w:type="spellStart"/>
      <w:r w:rsidR="000F0CF0" w:rsidRPr="009F2B68">
        <w:rPr>
          <w:i/>
        </w:rPr>
        <w:t>dh_fit_d</w:t>
      </w:r>
      <w:r w:rsidR="000F0CF0">
        <w:rPr>
          <w:i/>
        </w:rPr>
        <w:t>y</w:t>
      </w:r>
      <w:proofErr w:type="spellEnd"/>
      <w:r w:rsidR="000F0CF0">
        <w:t xml:space="preserve"> against </w:t>
      </w:r>
      <w:proofErr w:type="spellStart"/>
      <w:r w:rsidR="000F0CF0">
        <w:rPr>
          <w:i/>
        </w:rPr>
        <w:t>pair</w:t>
      </w:r>
      <w:r w:rsidR="003F2D3D">
        <w:rPr>
          <w:i/>
        </w:rPr>
        <w:t>_data.x</w:t>
      </w:r>
      <w:proofErr w:type="spellEnd"/>
      <w:r w:rsidR="000F0CF0">
        <w:t xml:space="preserve"> and </w:t>
      </w:r>
      <w:proofErr w:type="spellStart"/>
      <w:r w:rsidR="000F0CF0">
        <w:rPr>
          <w:i/>
        </w:rPr>
        <w:t>pair</w:t>
      </w:r>
      <w:r w:rsidR="003F2D3D">
        <w:rPr>
          <w:i/>
        </w:rPr>
        <w:t>_</w:t>
      </w:r>
      <w:proofErr w:type="gramStart"/>
      <w:r w:rsidR="003F2D3D">
        <w:rPr>
          <w:i/>
        </w:rPr>
        <w:t>data.y</w:t>
      </w:r>
      <w:proofErr w:type="spellEnd"/>
      <w:proofErr w:type="gramEnd"/>
      <w:r w:rsidR="000F0CF0">
        <w:t xml:space="preserve"> for valid pairs</w:t>
      </w:r>
      <w:r w:rsidR="00B556A4">
        <w:t xml:space="preserve"> (</w:t>
      </w:r>
      <w:proofErr w:type="spellStart"/>
      <w:r w:rsidR="00B556A4" w:rsidRPr="00B556A4">
        <w:rPr>
          <w:i/>
        </w:rPr>
        <w:t>pairs_valid_for_y_fit</w:t>
      </w:r>
      <w:proofErr w:type="spellEnd"/>
      <w:r w:rsidR="00B556A4">
        <w:t>)</w:t>
      </w:r>
      <w:r w:rsidR="000F0CF0">
        <w:t xml:space="preserve">.  The result is </w:t>
      </w:r>
      <w:proofErr w:type="spellStart"/>
      <w:r w:rsidR="003F2D3D">
        <w:rPr>
          <w:i/>
        </w:rPr>
        <w:t>y</w:t>
      </w:r>
      <w:r w:rsidR="000F0CF0" w:rsidRPr="009F2B68">
        <w:rPr>
          <w:i/>
        </w:rPr>
        <w:t>_slope_</w:t>
      </w:r>
      <w:r w:rsidR="003F2D3D">
        <w:rPr>
          <w:i/>
        </w:rPr>
        <w:t>model</w:t>
      </w:r>
      <w:proofErr w:type="spellEnd"/>
      <w:r w:rsidR="000F0CF0">
        <w:t xml:space="preserve">, which gives the variation of </w:t>
      </w:r>
      <w:proofErr w:type="spellStart"/>
      <w:r w:rsidR="003F2D3D" w:rsidRPr="003F2D3D">
        <w:rPr>
          <w:i/>
        </w:rPr>
        <w:t>dh_fit_dy</w:t>
      </w:r>
      <w:proofErr w:type="spellEnd"/>
      <w:r w:rsidR="000F0CF0">
        <w:t xml:space="preserve"> as a function of </w:t>
      </w:r>
      <w:proofErr w:type="spellStart"/>
      <w:r w:rsidR="00612FF3">
        <w:rPr>
          <w:i/>
        </w:rPr>
        <w:t>x_</w:t>
      </w:r>
      <w:r w:rsidR="003F2D3D">
        <w:rPr>
          <w:i/>
        </w:rPr>
        <w:t>atc</w:t>
      </w:r>
      <w:proofErr w:type="spellEnd"/>
      <w:r w:rsidR="000F0CF0">
        <w:t xml:space="preserve"> and </w:t>
      </w:r>
      <w:proofErr w:type="spellStart"/>
      <w:r w:rsidR="00612FF3">
        <w:rPr>
          <w:i/>
        </w:rPr>
        <w:t>y_</w:t>
      </w:r>
      <w:r w:rsidR="003F2D3D">
        <w:rPr>
          <w:i/>
        </w:rPr>
        <w:t>atc</w:t>
      </w:r>
      <w:proofErr w:type="spellEnd"/>
      <w:r w:rsidR="000F0CF0">
        <w:rPr>
          <w:i/>
        </w:rPr>
        <w:t>.</w:t>
      </w:r>
      <w:r w:rsidR="000F0CF0">
        <w:t xml:space="preserve">  Calculate </w:t>
      </w:r>
      <w:proofErr w:type="spellStart"/>
      <w:r w:rsidR="003F2D3D">
        <w:rPr>
          <w:i/>
        </w:rPr>
        <w:t>y</w:t>
      </w:r>
      <w:r w:rsidR="000F0CF0">
        <w:rPr>
          <w:i/>
        </w:rPr>
        <w:t>_slope_</w:t>
      </w:r>
      <w:r w:rsidR="003F2D3D">
        <w:rPr>
          <w:i/>
        </w:rPr>
        <w:t>resid</w:t>
      </w:r>
      <w:proofErr w:type="spellEnd"/>
      <w:r w:rsidR="002732B8">
        <w:rPr>
          <w:i/>
        </w:rPr>
        <w:t xml:space="preserve">, </w:t>
      </w:r>
      <w:r w:rsidR="000F0CF0">
        <w:t xml:space="preserve">the residuals between the </w:t>
      </w:r>
      <w:proofErr w:type="spellStart"/>
      <w:r w:rsidR="003F2D3D">
        <w:rPr>
          <w:i/>
        </w:rPr>
        <w:t>dh_fit_dy</w:t>
      </w:r>
      <w:proofErr w:type="spellEnd"/>
      <w:r w:rsidR="000F0CF0">
        <w:t xml:space="preserve"> and </w:t>
      </w:r>
      <w:proofErr w:type="spellStart"/>
      <w:r w:rsidR="003F2D3D" w:rsidRPr="003F2D3D">
        <w:rPr>
          <w:i/>
        </w:rPr>
        <w:t>y</w:t>
      </w:r>
      <w:r w:rsidR="003F2D3D">
        <w:t>_</w:t>
      </w:r>
      <w:r w:rsidR="000F0CF0">
        <w:rPr>
          <w:i/>
        </w:rPr>
        <w:t>slope_</w:t>
      </w:r>
      <w:r w:rsidR="003F2D3D">
        <w:rPr>
          <w:i/>
        </w:rPr>
        <w:t>model</w:t>
      </w:r>
      <w:proofErr w:type="spellEnd"/>
      <w:r w:rsidR="000F0CF0">
        <w:t xml:space="preserve"> for all segments for this fit-center point</w:t>
      </w:r>
      <w:r w:rsidR="003F2D3D">
        <w:t xml:space="preserve">, </w:t>
      </w:r>
      <w:del w:id="306" w:author="Microsoft Office User" w:date="2018-04-03T11:04:00Z">
        <w:r w:rsidR="003F2D3D" w:rsidRPr="003F2D3D" w:rsidDel="00E60427">
          <w:rPr>
            <w:i/>
          </w:rPr>
          <w:delText>seg_x_center</w:delText>
        </w:r>
      </w:del>
      <w:proofErr w:type="spellStart"/>
      <w:ins w:id="307" w:author="Microsoft Office User" w:date="2018-04-03T11:04:00Z">
        <w:r w:rsidR="00E60427">
          <w:rPr>
            <w:i/>
          </w:rPr>
          <w:t>x_atc_ctr</w:t>
        </w:r>
      </w:ins>
      <w:proofErr w:type="spellEnd"/>
      <w:r w:rsidR="003F2D3D">
        <w:t xml:space="preserve"> and </w:t>
      </w:r>
      <w:proofErr w:type="spellStart"/>
      <w:r w:rsidR="003F2D3D" w:rsidRPr="003F2D3D">
        <w:rPr>
          <w:i/>
        </w:rPr>
        <w:t>y_polyfit_ctr</w:t>
      </w:r>
      <w:proofErr w:type="spellEnd"/>
      <w:r w:rsidR="000F0CF0">
        <w:t>.</w:t>
      </w:r>
      <w:r w:rsidR="00A867C6">
        <w:t xml:space="preserve">  </w:t>
      </w:r>
      <w:del w:id="308" w:author="Microsoft Office User" w:date="2018-04-04T13:27:00Z">
        <w:r w:rsidR="00A867C6" w:rsidDel="00356143">
          <w:delText xml:space="preserve"> </w:delText>
        </w:r>
      </w:del>
    </w:p>
    <w:p w14:paraId="6F773276" w14:textId="64B7475F" w:rsidR="000F0CF0" w:rsidRPr="00C17B6A" w:rsidRDefault="000B6F8E" w:rsidP="000F0CF0">
      <w:pPr>
        <w:ind w:firstLine="720"/>
      </w:pPr>
      <w:r>
        <w:t>3e</w:t>
      </w:r>
      <w:r w:rsidR="000F0CF0">
        <w:t xml:space="preserve">. Calculate </w:t>
      </w:r>
      <w:proofErr w:type="spellStart"/>
      <w:r w:rsidR="00FA46C6">
        <w:rPr>
          <w:i/>
        </w:rPr>
        <w:t>y_s</w:t>
      </w:r>
      <w:r w:rsidR="000F0CF0">
        <w:rPr>
          <w:i/>
        </w:rPr>
        <w:t>lope_threshold</w:t>
      </w:r>
      <w:proofErr w:type="spellEnd"/>
      <w:r w:rsidR="000F0CF0">
        <w:t xml:space="preserve">, equal to </w:t>
      </w:r>
      <w:r w:rsidR="00507B9B">
        <w:t xml:space="preserve">the </w:t>
      </w:r>
      <w:r w:rsidR="000F0CF0" w:rsidRPr="00507B9B">
        <w:t>max</w:t>
      </w:r>
      <w:r w:rsidR="00507B9B" w:rsidRPr="00507B9B">
        <w:t xml:space="preserve">imum </w:t>
      </w:r>
      <w:r w:rsidR="00507B9B">
        <w:t>of either three</w:t>
      </w:r>
      <w:r w:rsidR="000F0CF0">
        <w:t xml:space="preserve"> times the RDE of </w:t>
      </w:r>
      <w:proofErr w:type="spellStart"/>
      <w:r w:rsidR="00FA46C6">
        <w:rPr>
          <w:i/>
        </w:rPr>
        <w:t>y</w:t>
      </w:r>
      <w:r w:rsidR="000F0CF0">
        <w:rPr>
          <w:i/>
        </w:rPr>
        <w:t>_slope_</w:t>
      </w:r>
      <w:r w:rsidR="00FA46C6">
        <w:rPr>
          <w:i/>
        </w:rPr>
        <w:t>resid</w:t>
      </w:r>
      <w:proofErr w:type="spellEnd"/>
      <w:r w:rsidR="000F0CF0">
        <w:t xml:space="preserve"> for valid segments</w:t>
      </w:r>
      <w:r w:rsidR="00507B9B">
        <w:t xml:space="preserve"> or</w:t>
      </w:r>
      <w:r w:rsidR="000F0CF0">
        <w:t xml:space="preserve"> </w:t>
      </w:r>
      <w:proofErr w:type="spellStart"/>
      <w:r w:rsidR="00FA46C6">
        <w:rPr>
          <w:i/>
        </w:rPr>
        <w:t>my</w:t>
      </w:r>
      <w:r w:rsidRPr="000B6F8E">
        <w:rPr>
          <w:i/>
        </w:rPr>
        <w:t>_regresion_tol</w:t>
      </w:r>
      <w:proofErr w:type="spellEnd"/>
      <w:r w:rsidR="000F0CF0">
        <w:t>.</w:t>
      </w:r>
      <w:r w:rsidR="00C17B6A">
        <w:t xml:space="preserve">  </w:t>
      </w:r>
      <w:del w:id="309" w:author="Microsoft Office User" w:date="2018-04-03T11:23:00Z">
        <w:r w:rsidR="002732B8" w:rsidDel="00013FE2">
          <w:delText xml:space="preserve">(SD. I can’t come up with the best way to say the maximum. We could say the maximum of either A or B. We could say the maximum between A and B. We could say something else entirely. </w:delText>
        </w:r>
        <w:r w:rsidR="002732B8" w:rsidDel="00013FE2">
          <w:sym w:font="Wingdings" w:char="F04A"/>
        </w:r>
        <w:r w:rsidR="002732B8" w:rsidDel="00013FE2">
          <w:delText xml:space="preserve"> )</w:delText>
        </w:r>
      </w:del>
    </w:p>
    <w:p w14:paraId="1FDC00FF" w14:textId="50DF5F16" w:rsidR="000F0CF0" w:rsidRDefault="000B6F8E" w:rsidP="000F0CF0">
      <w:pPr>
        <w:ind w:firstLine="720"/>
      </w:pPr>
      <w:r>
        <w:t>3f</w:t>
      </w:r>
      <w:r w:rsidR="000F0CF0">
        <w:t xml:space="preserve">. Mark all </w:t>
      </w:r>
      <w:r w:rsidR="002F008D">
        <w:t xml:space="preserve">valid </w:t>
      </w:r>
      <w:r w:rsidR="000F0CF0">
        <w:t xml:space="preserve">pairs </w:t>
      </w:r>
      <w:r w:rsidR="002F008D">
        <w:t>with</w:t>
      </w:r>
      <w:r w:rsidR="006022FF">
        <w:t xml:space="preserve"> </w:t>
      </w:r>
      <w:r w:rsidR="00227686">
        <w:t>|</w:t>
      </w:r>
      <w:proofErr w:type="spellStart"/>
      <w:r w:rsidR="006022FF">
        <w:rPr>
          <w:i/>
        </w:rPr>
        <w:t>y</w:t>
      </w:r>
      <w:r w:rsidR="000F0CF0">
        <w:rPr>
          <w:i/>
        </w:rPr>
        <w:t>_slope_</w:t>
      </w:r>
      <w:r w:rsidR="006022FF">
        <w:rPr>
          <w:i/>
        </w:rPr>
        <w:t>resid</w:t>
      </w:r>
      <w:proofErr w:type="spellEnd"/>
      <w:r w:rsidR="00227686">
        <w:rPr>
          <w:i/>
        </w:rPr>
        <w:t>|</w:t>
      </w:r>
      <w:r w:rsidR="000F0CF0">
        <w:t xml:space="preserve"> </w:t>
      </w:r>
      <w:r w:rsidR="002F008D">
        <w:t>&gt;</w:t>
      </w:r>
      <w:r w:rsidR="006022FF">
        <w:t xml:space="preserve"> </w:t>
      </w:r>
      <w:proofErr w:type="spellStart"/>
      <w:r w:rsidR="006022FF">
        <w:t>y_</w:t>
      </w:r>
      <w:r w:rsidR="000F0CF0" w:rsidRPr="000F0CF0">
        <w:rPr>
          <w:i/>
        </w:rPr>
        <w:t>slope_threshold</w:t>
      </w:r>
      <w:proofErr w:type="spellEnd"/>
      <w:r w:rsidR="006022FF">
        <w:t xml:space="preserve"> </w:t>
      </w:r>
      <w:r w:rsidR="002F008D">
        <w:t>as invalid</w:t>
      </w:r>
      <w:r w:rsidR="00C95CC3">
        <w:t xml:space="preserve">. </w:t>
      </w:r>
      <w:r w:rsidR="00830A93">
        <w:t xml:space="preserve">Re-establish </w:t>
      </w:r>
      <w:proofErr w:type="spellStart"/>
      <w:r w:rsidR="00830A93" w:rsidRPr="00830A93">
        <w:rPr>
          <w:i/>
        </w:rPr>
        <w:t>pairs_valid_for_y_fit</w:t>
      </w:r>
      <w:proofErr w:type="spellEnd"/>
      <w:ins w:id="310" w:author="Microsoft Office User" w:date="2018-04-04T12:06:00Z">
        <w:r w:rsidR="007B1CFD">
          <w:rPr>
            <w:i/>
          </w:rPr>
          <w:t xml:space="preserve"> (</w:t>
        </w:r>
        <w:r w:rsidR="007B1CFD" w:rsidRPr="00F03214">
          <w:t>based on</w:t>
        </w:r>
        <w:r w:rsidR="007B1CFD">
          <w:rPr>
            <w:i/>
          </w:rPr>
          <w:t xml:space="preserve"> </w:t>
        </w:r>
        <w:proofErr w:type="spellStart"/>
        <w:r w:rsidR="007B1CFD">
          <w:rPr>
            <w:i/>
          </w:rPr>
          <w:t>valid_pairs.data</w:t>
        </w:r>
        <w:proofErr w:type="spellEnd"/>
        <w:r w:rsidR="007B1CFD">
          <w:rPr>
            <w:i/>
          </w:rPr>
          <w:t xml:space="preserve">, </w:t>
        </w:r>
        <w:proofErr w:type="spellStart"/>
        <w:r w:rsidR="007B1CFD">
          <w:rPr>
            <w:i/>
          </w:rPr>
          <w:t>valid_</w:t>
        </w:r>
        <w:proofErr w:type="gramStart"/>
        <w:r w:rsidR="007B1CFD">
          <w:rPr>
            <w:i/>
          </w:rPr>
          <w:t>pairs.y</w:t>
        </w:r>
        <w:proofErr w:type="gramEnd"/>
        <w:r w:rsidR="007B1CFD">
          <w:rPr>
            <w:i/>
          </w:rPr>
          <w:t>_slope</w:t>
        </w:r>
        <w:proofErr w:type="spellEnd"/>
        <w:r w:rsidR="007B1CFD">
          <w:rPr>
            <w:i/>
          </w:rPr>
          <w:t xml:space="preserve"> </w:t>
        </w:r>
        <w:r w:rsidR="007B1CFD" w:rsidRPr="00F03214">
          <w:t>and</w:t>
        </w:r>
        <w:r w:rsidR="007B1CFD">
          <w:rPr>
            <w:i/>
          </w:rPr>
          <w:t xml:space="preserve"> </w:t>
        </w:r>
        <w:proofErr w:type="spellStart"/>
        <w:r w:rsidR="007B1CFD">
          <w:rPr>
            <w:i/>
          </w:rPr>
          <w:t>valid_pairs.ysearch</w:t>
        </w:r>
        <w:proofErr w:type="spellEnd"/>
        <w:r w:rsidR="007B1CFD">
          <w:rPr>
            <w:i/>
          </w:rPr>
          <w:t>)</w:t>
        </w:r>
      </w:ins>
      <w:r w:rsidR="00830A93">
        <w:t>.</w:t>
      </w:r>
      <w:r w:rsidR="00C95CC3">
        <w:t xml:space="preserve"> Return to step 3d</w:t>
      </w:r>
      <w:r w:rsidR="000F0CF0">
        <w:t xml:space="preserve"> (allow two iterations total).</w:t>
      </w:r>
      <w:r w:rsidR="00830A93">
        <w:t xml:space="preserve"> </w:t>
      </w:r>
    </w:p>
    <w:p w14:paraId="30DE09FE" w14:textId="65D1F7F0" w:rsidR="000F0CF0" w:rsidRDefault="00AF570B" w:rsidP="000F0CF0">
      <w:pPr>
        <w:ind w:firstLine="720"/>
      </w:pPr>
      <w:del w:id="311" w:author="Microsoft Office User" w:date="2018-04-03T11:24:00Z">
        <w:r w:rsidDel="00190AFA">
          <w:delText>(</w:delText>
        </w:r>
        <w:r w:rsidR="002732B8" w:rsidDel="00190AFA">
          <w:delText xml:space="preserve">SD. </w:delText>
        </w:r>
        <w:r w:rsidDel="00190AFA">
          <w:delText xml:space="preserve">necessary?) </w:delText>
        </w:r>
      </w:del>
      <w:r w:rsidR="000B6F8E">
        <w:t>3g</w:t>
      </w:r>
      <w:r w:rsidR="000F0CF0">
        <w:t xml:space="preserve">. </w:t>
      </w:r>
      <w:r w:rsidR="00014C4F">
        <w:t>After the second repetition of 3</w:t>
      </w:r>
      <w:r w:rsidR="006022FF">
        <w:t>d-</w:t>
      </w:r>
      <w:r w:rsidR="000B6F8E">
        <w:t>f</w:t>
      </w:r>
      <w:r w:rsidR="000F0CF0">
        <w:t xml:space="preserve">, </w:t>
      </w:r>
      <w:ins w:id="312" w:author="Microsoft Office User" w:date="2018-04-03T12:10:00Z">
        <w:r w:rsidR="00C31435">
          <w:t xml:space="preserve">use model to </w:t>
        </w:r>
      </w:ins>
      <w:r w:rsidR="000F0CF0">
        <w:t xml:space="preserve">mark all </w:t>
      </w:r>
      <w:r w:rsidR="00014C4F">
        <w:t>pairs</w:t>
      </w:r>
      <w:r w:rsidR="000F0CF0">
        <w:t xml:space="preserve"> with |</w:t>
      </w:r>
      <w:proofErr w:type="spellStart"/>
      <w:r w:rsidR="00C615F7">
        <w:rPr>
          <w:i/>
        </w:rPr>
        <w:t>y</w:t>
      </w:r>
      <w:r w:rsidR="00014C4F">
        <w:rPr>
          <w:i/>
        </w:rPr>
        <w:t>_slope_</w:t>
      </w:r>
      <w:r w:rsidR="00C615F7">
        <w:rPr>
          <w:i/>
        </w:rPr>
        <w:t>resid</w:t>
      </w:r>
      <w:proofErr w:type="spellEnd"/>
      <w:r w:rsidR="000F0CF0">
        <w:rPr>
          <w:i/>
        </w:rPr>
        <w:t xml:space="preserve">| </w:t>
      </w:r>
      <w:r w:rsidR="000F0CF0">
        <w:t xml:space="preserve">less than </w:t>
      </w:r>
      <w:proofErr w:type="spellStart"/>
      <w:r w:rsidR="00C615F7">
        <w:t>y_</w:t>
      </w:r>
      <w:r w:rsidR="000F0CF0">
        <w:rPr>
          <w:i/>
        </w:rPr>
        <w:t>slope_threshold</w:t>
      </w:r>
      <w:proofErr w:type="spellEnd"/>
      <w:r w:rsidR="000F0CF0">
        <w:t xml:space="preserve"> with 1 in </w:t>
      </w:r>
      <w:proofErr w:type="spellStart"/>
      <w:r w:rsidR="00C615F7" w:rsidRPr="00C615F7">
        <w:rPr>
          <w:i/>
        </w:rPr>
        <w:t>valid_</w:t>
      </w:r>
      <w:proofErr w:type="gramStart"/>
      <w:r w:rsidR="00014C4F">
        <w:rPr>
          <w:i/>
        </w:rPr>
        <w:t>pair</w:t>
      </w:r>
      <w:r w:rsidR="00C615F7">
        <w:rPr>
          <w:i/>
        </w:rPr>
        <w:t>s.</w:t>
      </w:r>
      <w:r w:rsidR="00311E9E">
        <w:rPr>
          <w:i/>
        </w:rPr>
        <w:t>y</w:t>
      </w:r>
      <w:proofErr w:type="gramEnd"/>
      <w:r w:rsidR="00C615F7">
        <w:rPr>
          <w:i/>
        </w:rPr>
        <w:t>_</w:t>
      </w:r>
      <w:r w:rsidR="000F0CF0">
        <w:rPr>
          <w:i/>
        </w:rPr>
        <w:t>slope</w:t>
      </w:r>
      <w:proofErr w:type="spellEnd"/>
      <w:r w:rsidR="000F0CF0">
        <w:t xml:space="preserve">, 0 otherwise.  </w:t>
      </w:r>
      <w:r w:rsidR="00014C4F">
        <w:t xml:space="preserve"> </w:t>
      </w:r>
    </w:p>
    <w:p w14:paraId="057DE884" w14:textId="1D4E1F83" w:rsidR="00B777BC" w:rsidRDefault="00B777BC" w:rsidP="003D0C92"/>
    <w:p w14:paraId="2F6871B1" w14:textId="2C4732C0" w:rsidR="001E0D9E" w:rsidRDefault="001E0D9E" w:rsidP="003D0C92">
      <w:r>
        <w:t>4. Select segments based on along-track slope consistency</w:t>
      </w:r>
      <w:r w:rsidR="00455501">
        <w:t xml:space="preserve"> for both in the pair</w:t>
      </w:r>
    </w:p>
    <w:p w14:paraId="722FE69F" w14:textId="00327AA3" w:rsidR="001E0D9E" w:rsidRDefault="001E0D9E" w:rsidP="003D0C92">
      <w:r>
        <w:tab/>
        <w:t xml:space="preserve">4a.  Define </w:t>
      </w:r>
      <w:proofErr w:type="spellStart"/>
      <w:r w:rsidR="00455501" w:rsidRPr="00455501">
        <w:rPr>
          <w:i/>
        </w:rPr>
        <w:t>pairs_valid_for_x_fit</w:t>
      </w:r>
      <w:proofErr w:type="spellEnd"/>
      <w:r w:rsidR="00455501">
        <w:t xml:space="preserve">, </w:t>
      </w:r>
      <w:r w:rsidR="009F2B68">
        <w:t xml:space="preserve">valid segments for the </w:t>
      </w:r>
      <w:proofErr w:type="spellStart"/>
      <w:r w:rsidR="009F2B68">
        <w:t>along</w:t>
      </w:r>
      <w:proofErr w:type="spellEnd"/>
      <w:r w:rsidR="009F2B68">
        <w:t>-track slope regression</w:t>
      </w:r>
      <w:r>
        <w:rPr>
          <w:i/>
        </w:rPr>
        <w:t xml:space="preserve">: </w:t>
      </w:r>
      <w:r>
        <w:t xml:space="preserve">segments </w:t>
      </w:r>
      <w:r w:rsidR="009F2B68">
        <w:t xml:space="preserve">are valid if they </w:t>
      </w:r>
      <w:r>
        <w:t xml:space="preserve">come from </w:t>
      </w:r>
      <w:r w:rsidR="00E0050B">
        <w:t xml:space="preserve">pairs </w:t>
      </w:r>
      <w:r>
        <w:t xml:space="preserve">marked as valid in </w:t>
      </w:r>
      <w:proofErr w:type="spellStart"/>
      <w:r w:rsidR="00455501" w:rsidRPr="00455501">
        <w:rPr>
          <w:i/>
        </w:rPr>
        <w:t>valid_</w:t>
      </w:r>
      <w:r>
        <w:rPr>
          <w:i/>
        </w:rPr>
        <w:t>pair</w:t>
      </w:r>
      <w:r w:rsidR="00DD3CA3">
        <w:rPr>
          <w:i/>
        </w:rPr>
        <w:t>s</w:t>
      </w:r>
      <w:r w:rsidR="00455501">
        <w:rPr>
          <w:i/>
        </w:rPr>
        <w:t>.</w:t>
      </w:r>
      <w:r>
        <w:rPr>
          <w:i/>
        </w:rPr>
        <w:t>data</w:t>
      </w:r>
      <w:proofErr w:type="spellEnd"/>
      <w:r>
        <w:rPr>
          <w:i/>
        </w:rPr>
        <w:t xml:space="preserve"> </w:t>
      </w:r>
      <w:r>
        <w:t xml:space="preserve">and </w:t>
      </w:r>
      <w:proofErr w:type="spellStart"/>
      <w:r w:rsidR="00455501" w:rsidRPr="00455501">
        <w:rPr>
          <w:i/>
        </w:rPr>
        <w:t>valid_</w:t>
      </w:r>
      <w:proofErr w:type="gramStart"/>
      <w:r w:rsidR="00455501">
        <w:rPr>
          <w:i/>
        </w:rPr>
        <w:t>pair</w:t>
      </w:r>
      <w:r w:rsidR="00DD3CA3">
        <w:rPr>
          <w:i/>
        </w:rPr>
        <w:t>s</w:t>
      </w:r>
      <w:r w:rsidR="00455501">
        <w:rPr>
          <w:i/>
        </w:rPr>
        <w:t>.</w:t>
      </w:r>
      <w:r>
        <w:rPr>
          <w:i/>
        </w:rPr>
        <w:t>ysearch</w:t>
      </w:r>
      <w:proofErr w:type="spellEnd"/>
      <w:proofErr w:type="gramEnd"/>
      <w:r>
        <w:rPr>
          <w:i/>
        </w:rPr>
        <w:t xml:space="preserve">, </w:t>
      </w:r>
      <w:r w:rsidR="009F2B68">
        <w:t>not</w:t>
      </w:r>
      <w:r>
        <w:t xml:space="preserve"> otherwise.</w:t>
      </w:r>
    </w:p>
    <w:p w14:paraId="069B2462" w14:textId="36D85B1B" w:rsidR="009F2B68" w:rsidRDefault="009F2B68" w:rsidP="003D0C92">
      <w:r>
        <w:tab/>
        <w:t xml:space="preserve">4b. Choose the degree of the regression for </w:t>
      </w:r>
      <w:proofErr w:type="spellStart"/>
      <w:r>
        <w:t>along</w:t>
      </w:r>
      <w:proofErr w:type="spellEnd"/>
      <w:r>
        <w:t>-track slope</w:t>
      </w:r>
    </w:p>
    <w:p w14:paraId="211ED4D9" w14:textId="117FCDAD" w:rsidR="009F2B68" w:rsidRDefault="00B73BFB" w:rsidP="003D0C92">
      <w:r>
        <w:tab/>
      </w:r>
      <w:r>
        <w:tab/>
        <w:t>-If</w:t>
      </w:r>
      <w:r w:rsidR="009F2B68">
        <w:t xml:space="preserve"> valid segments contain at least two different </w:t>
      </w:r>
      <w:proofErr w:type="spellStart"/>
      <w:r w:rsidR="00612FF3">
        <w:rPr>
          <w:i/>
        </w:rPr>
        <w:t>x_</w:t>
      </w:r>
      <w:r w:rsidR="00455501">
        <w:rPr>
          <w:i/>
        </w:rPr>
        <w:t>atc</w:t>
      </w:r>
      <w:proofErr w:type="spellEnd"/>
      <w:r w:rsidR="009F2B68">
        <w:t xml:space="preserve"> values set the along-track degree to 1, 0 otherwise</w:t>
      </w:r>
      <w:r w:rsidR="006A6ACE">
        <w:t xml:space="preserve">: </w:t>
      </w:r>
      <w:proofErr w:type="spellStart"/>
      <w:r w:rsidR="006A6ACE" w:rsidRPr="00B73BFB">
        <w:rPr>
          <w:i/>
        </w:rPr>
        <w:t>mx_regression_x_</w:t>
      </w:r>
      <w:r w:rsidRPr="00B73BFB">
        <w:rPr>
          <w:i/>
        </w:rPr>
        <w:t>degree</w:t>
      </w:r>
      <w:proofErr w:type="spellEnd"/>
      <w:r w:rsidRPr="00B73BFB">
        <w:t>.</w:t>
      </w:r>
    </w:p>
    <w:p w14:paraId="6A09850B" w14:textId="4780ED0F" w:rsidR="009F2B68" w:rsidRDefault="009F2B68" w:rsidP="003D0C92">
      <w:r>
        <w:tab/>
      </w:r>
      <w:r>
        <w:tab/>
        <w:t xml:space="preserve">-If valid segments contain at least </w:t>
      </w:r>
      <w:r w:rsidR="00714D29">
        <w:t>two</w:t>
      </w:r>
      <w:r>
        <w:t xml:space="preserve"> different </w:t>
      </w:r>
      <w:proofErr w:type="spellStart"/>
      <w:r w:rsidR="00612FF3">
        <w:rPr>
          <w:i/>
        </w:rPr>
        <w:t>y_</w:t>
      </w:r>
      <w:r w:rsidR="00455501">
        <w:rPr>
          <w:i/>
        </w:rPr>
        <w:t>atc</w:t>
      </w:r>
      <w:proofErr w:type="spellEnd"/>
      <w:r w:rsidR="00AB4CE1">
        <w:t xml:space="preserve"> values, set the across</w:t>
      </w:r>
      <w:r>
        <w:t>-track degree to 1, 0 otherwise</w:t>
      </w:r>
      <w:r w:rsidR="00B73BFB">
        <w:t xml:space="preserve">: </w:t>
      </w:r>
      <w:proofErr w:type="spellStart"/>
      <w:r w:rsidR="00B73BFB" w:rsidRPr="00B73BFB">
        <w:rPr>
          <w:i/>
        </w:rPr>
        <w:t>mx_regression_y_degree</w:t>
      </w:r>
      <w:proofErr w:type="spellEnd"/>
      <w:r w:rsidR="00B73BFB">
        <w:t>.</w:t>
      </w:r>
    </w:p>
    <w:p w14:paraId="0C8810EF" w14:textId="4C8E9C54" w:rsidR="00B22637" w:rsidRPr="00B22637" w:rsidRDefault="00B22637" w:rsidP="003D0C92">
      <w:r>
        <w:tab/>
        <w:t xml:space="preserve">4c.  Calculate </w:t>
      </w:r>
      <w:r w:rsidR="00DD3CA3">
        <w:t xml:space="preserve">along-track slope regression tolerance, </w:t>
      </w:r>
      <w:proofErr w:type="spellStart"/>
      <w:r w:rsidR="00AB4CE1">
        <w:rPr>
          <w:i/>
        </w:rPr>
        <w:t>mx</w:t>
      </w:r>
      <w:r w:rsidRPr="00B22637">
        <w:rPr>
          <w:i/>
        </w:rPr>
        <w:t>_regression_tol</w:t>
      </w:r>
      <w:proofErr w:type="spellEnd"/>
      <w:r>
        <w:t xml:space="preserve">, equal to </w:t>
      </w:r>
      <w:r w:rsidR="00041C88">
        <w:t xml:space="preserve">the maximum of </w:t>
      </w:r>
      <w:r w:rsidR="00507B9B">
        <w:t xml:space="preserve">either </w:t>
      </w:r>
      <w:r w:rsidR="00041C88">
        <w:t xml:space="preserve">0.01 </w:t>
      </w:r>
      <w:r w:rsidR="00507B9B">
        <w:t>or</w:t>
      </w:r>
      <w:r w:rsidR="00041C88">
        <w:t xml:space="preserve"> three times the median of the </w:t>
      </w:r>
      <w:proofErr w:type="spellStart"/>
      <w:r w:rsidR="00041C88" w:rsidRPr="00041C88">
        <w:rPr>
          <w:i/>
        </w:rPr>
        <w:t>dh_fit_dx_sigma</w:t>
      </w:r>
      <w:proofErr w:type="spellEnd"/>
      <w:r w:rsidR="00041C88">
        <w:t xml:space="preserve"> values for the valid pairs.</w:t>
      </w:r>
    </w:p>
    <w:p w14:paraId="601ED0EB" w14:textId="5A07B260" w:rsidR="009F2B68" w:rsidRDefault="00041C88" w:rsidP="003D0C92">
      <w:r>
        <w:tab/>
        <w:t>4d</w:t>
      </w:r>
      <w:r w:rsidR="009F2B68">
        <w:t xml:space="preserve">. Calculate </w:t>
      </w:r>
      <w:r w:rsidR="00DD3CA3">
        <w:t>the</w:t>
      </w:r>
      <w:r w:rsidR="009F2B68">
        <w:t xml:space="preserve"> regression of </w:t>
      </w:r>
      <w:proofErr w:type="spellStart"/>
      <w:r w:rsidR="009F2B68" w:rsidRPr="009F2B68">
        <w:rPr>
          <w:i/>
        </w:rPr>
        <w:t>dh_fit_dx</w:t>
      </w:r>
      <w:proofErr w:type="spellEnd"/>
      <w:r w:rsidR="009F2B68">
        <w:t xml:space="preserve"> against </w:t>
      </w:r>
      <w:proofErr w:type="spellStart"/>
      <w:r w:rsidR="00DD3CA3">
        <w:rPr>
          <w:i/>
        </w:rPr>
        <w:t>pair_data.x</w:t>
      </w:r>
      <w:proofErr w:type="spellEnd"/>
      <w:r w:rsidR="00DD3CA3">
        <w:t xml:space="preserve"> </w:t>
      </w:r>
      <w:r w:rsidR="009F2B68">
        <w:t xml:space="preserve">and </w:t>
      </w:r>
      <w:proofErr w:type="spellStart"/>
      <w:r w:rsidR="00DD3CA3">
        <w:rPr>
          <w:i/>
        </w:rPr>
        <w:t>pair_</w:t>
      </w:r>
      <w:proofErr w:type="gramStart"/>
      <w:r w:rsidR="00DD3CA3">
        <w:rPr>
          <w:i/>
        </w:rPr>
        <w:t>data.y</w:t>
      </w:r>
      <w:proofErr w:type="spellEnd"/>
      <w:proofErr w:type="gramEnd"/>
      <w:r w:rsidR="00DD3CA3">
        <w:t xml:space="preserve"> </w:t>
      </w:r>
      <w:r w:rsidR="009F2B68">
        <w:t>for valid segments</w:t>
      </w:r>
      <w:r w:rsidR="001B2DA9">
        <w:t xml:space="preserve"> (</w:t>
      </w:r>
      <w:proofErr w:type="spellStart"/>
      <w:r w:rsidR="001B2DA9" w:rsidRPr="001B2DA9">
        <w:rPr>
          <w:i/>
        </w:rPr>
        <w:t>pairs_valid_for_x_fit</w:t>
      </w:r>
      <w:proofErr w:type="spellEnd"/>
      <w:r w:rsidR="001B2DA9">
        <w:t>)</w:t>
      </w:r>
      <w:r w:rsidR="009F2B68">
        <w:t xml:space="preserve">.  The result is </w:t>
      </w:r>
      <w:proofErr w:type="spellStart"/>
      <w:r w:rsidR="00AB4CE1">
        <w:rPr>
          <w:i/>
        </w:rPr>
        <w:t>x</w:t>
      </w:r>
      <w:r w:rsidR="009F2B68" w:rsidRPr="009F2B68">
        <w:rPr>
          <w:i/>
        </w:rPr>
        <w:t>_slope_</w:t>
      </w:r>
      <w:r w:rsidR="00AB4CE1">
        <w:rPr>
          <w:i/>
        </w:rPr>
        <w:t>model</w:t>
      </w:r>
      <w:proofErr w:type="spellEnd"/>
      <w:r w:rsidR="009F2B68">
        <w:t xml:space="preserve">, which gives the variation of </w:t>
      </w:r>
      <w:proofErr w:type="spellStart"/>
      <w:r w:rsidR="00AB4CE1" w:rsidRPr="00AB4CE1">
        <w:rPr>
          <w:i/>
        </w:rPr>
        <w:t>dh_fit_dx</w:t>
      </w:r>
      <w:proofErr w:type="spellEnd"/>
      <w:r w:rsidR="009F2B68">
        <w:t xml:space="preserve"> as a function of </w:t>
      </w:r>
      <w:proofErr w:type="spellStart"/>
      <w:r w:rsidR="00DD3CA3">
        <w:rPr>
          <w:i/>
        </w:rPr>
        <w:t>pair_data.x</w:t>
      </w:r>
      <w:proofErr w:type="spellEnd"/>
      <w:r w:rsidR="00DD3CA3">
        <w:t xml:space="preserve"> </w:t>
      </w:r>
      <w:r w:rsidR="009F2B68">
        <w:t xml:space="preserve">and </w:t>
      </w:r>
      <w:proofErr w:type="spellStart"/>
      <w:r w:rsidR="00DD3CA3">
        <w:rPr>
          <w:i/>
        </w:rPr>
        <w:t>pair_data.y</w:t>
      </w:r>
      <w:proofErr w:type="spellEnd"/>
      <w:r w:rsidR="009F2B68">
        <w:t xml:space="preserve">.  Calculate </w:t>
      </w:r>
      <w:proofErr w:type="spellStart"/>
      <w:r w:rsidR="00AB4CE1">
        <w:rPr>
          <w:i/>
        </w:rPr>
        <w:t>x</w:t>
      </w:r>
      <w:r w:rsidR="009F2B68">
        <w:rPr>
          <w:i/>
        </w:rPr>
        <w:t>_slope_</w:t>
      </w:r>
      <w:r w:rsidR="00AB4CE1">
        <w:rPr>
          <w:i/>
        </w:rPr>
        <w:t>resid</w:t>
      </w:r>
      <w:proofErr w:type="spellEnd"/>
      <w:r w:rsidR="009F2B68">
        <w:t xml:space="preserve">, the residuals between the </w:t>
      </w:r>
      <w:proofErr w:type="spellStart"/>
      <w:r w:rsidR="00AB4CE1">
        <w:rPr>
          <w:i/>
        </w:rPr>
        <w:t>dh_fit_dx</w:t>
      </w:r>
      <w:proofErr w:type="spellEnd"/>
      <w:r w:rsidR="009F2B68">
        <w:t xml:space="preserve"> and </w:t>
      </w:r>
      <w:proofErr w:type="spellStart"/>
      <w:r w:rsidR="00AB4CE1">
        <w:rPr>
          <w:i/>
        </w:rPr>
        <w:t>x</w:t>
      </w:r>
      <w:r w:rsidR="009F2B68">
        <w:rPr>
          <w:i/>
        </w:rPr>
        <w:t>_slope_</w:t>
      </w:r>
      <w:r w:rsidR="00AB4CE1">
        <w:rPr>
          <w:i/>
        </w:rPr>
        <w:t>resid</w:t>
      </w:r>
      <w:proofErr w:type="spellEnd"/>
      <w:r w:rsidR="009F2B68">
        <w:t xml:space="preserve"> for all segments for this fit-center point</w:t>
      </w:r>
      <w:r w:rsidR="00AB4CE1">
        <w:t xml:space="preserve">, </w:t>
      </w:r>
      <w:del w:id="313" w:author="Microsoft Office User" w:date="2018-04-03T11:06:00Z">
        <w:r w:rsidR="00AB4CE1" w:rsidRPr="00AB4CE1" w:rsidDel="002909CA">
          <w:rPr>
            <w:i/>
          </w:rPr>
          <w:delText>seg_</w:delText>
        </w:r>
        <w:r w:rsidR="00AB4CE1" w:rsidRPr="003F2D3D" w:rsidDel="002909CA">
          <w:rPr>
            <w:i/>
          </w:rPr>
          <w:delText>x_center</w:delText>
        </w:r>
      </w:del>
      <w:proofErr w:type="spellStart"/>
      <w:ins w:id="314" w:author="Microsoft Office User" w:date="2018-04-03T11:06:00Z">
        <w:r w:rsidR="002909CA">
          <w:rPr>
            <w:i/>
          </w:rPr>
          <w:t>x_atc_ctr</w:t>
        </w:r>
      </w:ins>
      <w:proofErr w:type="spellEnd"/>
      <w:r w:rsidR="00AB4CE1">
        <w:t xml:space="preserve"> and </w:t>
      </w:r>
      <w:proofErr w:type="spellStart"/>
      <w:r w:rsidR="00AB4CE1" w:rsidRPr="003F2D3D">
        <w:rPr>
          <w:i/>
        </w:rPr>
        <w:t>y_polyfit_ctr</w:t>
      </w:r>
      <w:proofErr w:type="spellEnd"/>
      <w:r w:rsidR="00AB4CE1">
        <w:t>.</w:t>
      </w:r>
    </w:p>
    <w:p w14:paraId="5D397940" w14:textId="1B544988" w:rsidR="009F2B68" w:rsidRDefault="00AD03F0" w:rsidP="003D0C92">
      <w:r>
        <w:tab/>
        <w:t>4</w:t>
      </w:r>
      <w:r w:rsidR="00041C88">
        <w:t>e</w:t>
      </w:r>
      <w:r w:rsidR="009F2B68">
        <w:t xml:space="preserve">. Calculate </w:t>
      </w:r>
      <w:proofErr w:type="spellStart"/>
      <w:r w:rsidR="002F008D" w:rsidRPr="002F008D">
        <w:rPr>
          <w:i/>
        </w:rPr>
        <w:t>x_</w:t>
      </w:r>
      <w:r w:rsidR="009F2B68" w:rsidRPr="002F008D">
        <w:rPr>
          <w:i/>
        </w:rPr>
        <w:t>slope</w:t>
      </w:r>
      <w:r w:rsidR="009F2B68">
        <w:rPr>
          <w:i/>
        </w:rPr>
        <w:t>_threshold</w:t>
      </w:r>
      <w:proofErr w:type="spellEnd"/>
      <w:r w:rsidR="009F2B68">
        <w:t xml:space="preserve">, equal to </w:t>
      </w:r>
      <w:r w:rsidR="002F008D">
        <w:t xml:space="preserve">the </w:t>
      </w:r>
      <w:r w:rsidR="009F2B68" w:rsidRPr="002F008D">
        <w:t>max</w:t>
      </w:r>
      <w:r w:rsidR="002F008D" w:rsidRPr="002F008D">
        <w:t>imum of</w:t>
      </w:r>
      <w:r w:rsidR="00507B9B">
        <w:t xml:space="preserve"> either</w:t>
      </w:r>
      <w:r w:rsidR="002F008D" w:rsidRPr="002F008D">
        <w:t xml:space="preserve"> </w:t>
      </w:r>
      <w:proofErr w:type="spellStart"/>
      <w:r w:rsidR="002F008D">
        <w:rPr>
          <w:i/>
        </w:rPr>
        <w:t>mx</w:t>
      </w:r>
      <w:r w:rsidR="00041C88" w:rsidRPr="00041C88">
        <w:rPr>
          <w:i/>
        </w:rPr>
        <w:t>_regression_tol</w:t>
      </w:r>
      <w:proofErr w:type="spellEnd"/>
      <w:r w:rsidR="00507B9B">
        <w:t xml:space="preserve"> or</w:t>
      </w:r>
      <w:r w:rsidR="002F008D">
        <w:t xml:space="preserve"> three</w:t>
      </w:r>
      <w:r w:rsidR="009F2B68">
        <w:t xml:space="preserve"> times the RDE of </w:t>
      </w:r>
      <w:proofErr w:type="spellStart"/>
      <w:r w:rsidR="002F008D">
        <w:rPr>
          <w:i/>
        </w:rPr>
        <w:t>x</w:t>
      </w:r>
      <w:r w:rsidR="009F2B68">
        <w:rPr>
          <w:i/>
        </w:rPr>
        <w:t>_slope_</w:t>
      </w:r>
      <w:r w:rsidR="002F008D">
        <w:rPr>
          <w:i/>
        </w:rPr>
        <w:t>resid</w:t>
      </w:r>
      <w:proofErr w:type="spellEnd"/>
      <w:r w:rsidR="009F2B68">
        <w:t xml:space="preserve"> for vali</w:t>
      </w:r>
      <w:r w:rsidR="002F008D">
        <w:t>d segments</w:t>
      </w:r>
      <w:r w:rsidR="009F2B68">
        <w:t>.</w:t>
      </w:r>
    </w:p>
    <w:p w14:paraId="089F143E" w14:textId="6D6C4FC7" w:rsidR="009F2B68" w:rsidRDefault="00AD03F0" w:rsidP="009F2B68">
      <w:pPr>
        <w:ind w:firstLine="720"/>
      </w:pPr>
      <w:r>
        <w:t>4</w:t>
      </w:r>
      <w:r w:rsidR="00041C88">
        <w:t>f</w:t>
      </w:r>
      <w:r w:rsidR="009F2B68">
        <w:t xml:space="preserve">. Mark </w:t>
      </w:r>
      <w:proofErr w:type="spellStart"/>
      <w:r w:rsidR="00B53952" w:rsidRPr="00B53952">
        <w:rPr>
          <w:i/>
        </w:rPr>
        <w:t>valid_segs.x_slope</w:t>
      </w:r>
      <w:proofErr w:type="spellEnd"/>
      <w:r w:rsidR="009F2B68">
        <w:t xml:space="preserve"> with |</w:t>
      </w:r>
      <w:proofErr w:type="spellStart"/>
      <w:r w:rsidR="00227686">
        <w:rPr>
          <w:i/>
        </w:rPr>
        <w:t>x</w:t>
      </w:r>
      <w:r w:rsidR="009F2B68">
        <w:rPr>
          <w:i/>
        </w:rPr>
        <w:t>_slope_</w:t>
      </w:r>
      <w:r w:rsidR="00227686">
        <w:rPr>
          <w:i/>
        </w:rPr>
        <w:t>resid</w:t>
      </w:r>
      <w:proofErr w:type="spellEnd"/>
      <w:r w:rsidR="009F2B68">
        <w:t xml:space="preserve">| </w:t>
      </w:r>
      <w:r w:rsidR="007E717D">
        <w:t>&gt;</w:t>
      </w:r>
      <w:r w:rsidR="00227686">
        <w:t xml:space="preserve"> </w:t>
      </w:r>
      <w:proofErr w:type="spellStart"/>
      <w:r w:rsidR="00227686" w:rsidRPr="00227686">
        <w:rPr>
          <w:i/>
        </w:rPr>
        <w:t>x_</w:t>
      </w:r>
      <w:r w:rsidR="009F2B68" w:rsidRPr="00227686">
        <w:rPr>
          <w:i/>
        </w:rPr>
        <w:t>slope</w:t>
      </w:r>
      <w:r w:rsidR="009F2B68" w:rsidRPr="000F0CF0">
        <w:rPr>
          <w:i/>
        </w:rPr>
        <w:t>_threshold</w:t>
      </w:r>
      <w:proofErr w:type="spellEnd"/>
      <w:r w:rsidR="00041C88">
        <w:t xml:space="preserve"> as invalid. </w:t>
      </w:r>
      <w:r w:rsidR="00B53952">
        <w:t xml:space="preserve">Re-establish </w:t>
      </w:r>
      <w:proofErr w:type="spellStart"/>
      <w:r w:rsidR="00B53952" w:rsidRPr="00B53952">
        <w:rPr>
          <w:i/>
        </w:rPr>
        <w:t>valid_pairs.x_slope</w:t>
      </w:r>
      <w:proofErr w:type="spellEnd"/>
      <w:r w:rsidR="00B53952">
        <w:t xml:space="preserve"> when both </w:t>
      </w:r>
      <w:proofErr w:type="spellStart"/>
      <w:r w:rsidR="00B53952" w:rsidRPr="00B53952">
        <w:rPr>
          <w:i/>
        </w:rPr>
        <w:t>valid_segs.x_slope</w:t>
      </w:r>
      <w:proofErr w:type="spellEnd"/>
      <w:r w:rsidR="00B53952">
        <w:t xml:space="preserve"> equal 1. </w:t>
      </w:r>
      <w:r w:rsidR="00227686">
        <w:t xml:space="preserve">Re-establish </w:t>
      </w:r>
      <w:proofErr w:type="spellStart"/>
      <w:r w:rsidR="00227686" w:rsidRPr="00830A93">
        <w:rPr>
          <w:i/>
        </w:rPr>
        <w:lastRenderedPageBreak/>
        <w:t>pairs_valid_for_</w:t>
      </w:r>
      <w:r w:rsidR="00227686">
        <w:rPr>
          <w:i/>
        </w:rPr>
        <w:t>x</w:t>
      </w:r>
      <w:r w:rsidR="00227686" w:rsidRPr="00830A93">
        <w:rPr>
          <w:i/>
        </w:rPr>
        <w:t>_fit</w:t>
      </w:r>
      <w:proofErr w:type="spellEnd"/>
      <w:ins w:id="315" w:author="Microsoft Office User" w:date="2018-04-03T11:30:00Z">
        <w:r w:rsidR="001A3569">
          <w:rPr>
            <w:i/>
          </w:rPr>
          <w:t xml:space="preserve"> </w:t>
        </w:r>
      </w:ins>
      <w:ins w:id="316" w:author="Microsoft Office User" w:date="2018-04-04T12:01:00Z">
        <w:r w:rsidR="003F07DA">
          <w:rPr>
            <w:i/>
          </w:rPr>
          <w:t>(</w:t>
        </w:r>
      </w:ins>
      <w:ins w:id="317" w:author="Microsoft Office User" w:date="2018-04-03T11:30:00Z">
        <w:r w:rsidR="001A3569" w:rsidRPr="003F07DA">
          <w:rPr>
            <w:rPrChange w:id="318" w:author="Microsoft Office User" w:date="2018-04-04T12:01:00Z">
              <w:rPr>
                <w:i/>
              </w:rPr>
            </w:rPrChange>
          </w:rPr>
          <w:t>based on</w:t>
        </w:r>
        <w:r w:rsidR="001A3569">
          <w:rPr>
            <w:i/>
          </w:rPr>
          <w:t xml:space="preserve"> </w:t>
        </w:r>
        <w:proofErr w:type="spellStart"/>
        <w:r w:rsidR="001A3569">
          <w:rPr>
            <w:i/>
          </w:rPr>
          <w:t>valid</w:t>
        </w:r>
        <w:r w:rsidR="003F07DA">
          <w:rPr>
            <w:i/>
          </w:rPr>
          <w:t>_pairs.data</w:t>
        </w:r>
        <w:proofErr w:type="spellEnd"/>
        <w:r w:rsidR="003F07DA">
          <w:rPr>
            <w:i/>
          </w:rPr>
          <w:t>,</w:t>
        </w:r>
        <w:r w:rsidR="001A3569">
          <w:rPr>
            <w:i/>
          </w:rPr>
          <w:t xml:space="preserve"> </w:t>
        </w:r>
        <w:proofErr w:type="spellStart"/>
        <w:r w:rsidR="001A3569">
          <w:rPr>
            <w:i/>
          </w:rPr>
          <w:t>valid_pairs.x_slope</w:t>
        </w:r>
      </w:ins>
      <w:proofErr w:type="spellEnd"/>
      <w:ins w:id="319" w:author="Microsoft Office User" w:date="2018-04-04T11:54:00Z">
        <w:r w:rsidR="003F07DA">
          <w:rPr>
            <w:i/>
          </w:rPr>
          <w:t xml:space="preserve"> </w:t>
        </w:r>
        <w:r w:rsidR="003F07DA" w:rsidRPr="003F07DA">
          <w:rPr>
            <w:rPrChange w:id="320" w:author="Microsoft Office User" w:date="2018-04-04T12:01:00Z">
              <w:rPr>
                <w:i/>
              </w:rPr>
            </w:rPrChange>
          </w:rPr>
          <w:t>and</w:t>
        </w:r>
        <w:r w:rsidR="003F07DA">
          <w:rPr>
            <w:i/>
          </w:rPr>
          <w:t xml:space="preserve"> </w:t>
        </w:r>
        <w:proofErr w:type="spellStart"/>
        <w:r w:rsidR="003F07DA">
          <w:rPr>
            <w:i/>
          </w:rPr>
          <w:t>valid_</w:t>
        </w:r>
        <w:proofErr w:type="gramStart"/>
        <w:r w:rsidR="003F07DA">
          <w:rPr>
            <w:i/>
          </w:rPr>
          <w:t>pa</w:t>
        </w:r>
      </w:ins>
      <w:ins w:id="321" w:author="Microsoft Office User" w:date="2018-04-04T12:01:00Z">
        <w:r w:rsidR="003F07DA">
          <w:rPr>
            <w:i/>
          </w:rPr>
          <w:t>ir</w:t>
        </w:r>
      </w:ins>
      <w:ins w:id="322" w:author="Microsoft Office User" w:date="2018-04-04T11:54:00Z">
        <w:r w:rsidR="003F07DA">
          <w:rPr>
            <w:i/>
          </w:rPr>
          <w:t>s.ysearch</w:t>
        </w:r>
        <w:proofErr w:type="spellEnd"/>
        <w:proofErr w:type="gramEnd"/>
        <w:r w:rsidR="003F07DA">
          <w:rPr>
            <w:i/>
          </w:rPr>
          <w:t xml:space="preserve">) </w:t>
        </w:r>
      </w:ins>
      <w:r w:rsidR="00227686">
        <w:t>.</w:t>
      </w:r>
      <w:r w:rsidR="00041C88">
        <w:t xml:space="preserve"> Return to step 4d</w:t>
      </w:r>
      <w:r w:rsidR="007E717D">
        <w:t xml:space="preserve"> (allow two iterations total).</w:t>
      </w:r>
    </w:p>
    <w:p w14:paraId="19F893FC" w14:textId="38200796" w:rsidR="007E717D" w:rsidRDefault="004D2846" w:rsidP="009F2B68">
      <w:pPr>
        <w:ind w:firstLine="720"/>
        <w:rPr>
          <w:ins w:id="323" w:author="Microsoft Office User" w:date="2018-04-03T12:06:00Z"/>
        </w:rPr>
      </w:pPr>
      <w:del w:id="324" w:author="Microsoft Office User" w:date="2018-04-03T12:07:00Z">
        <w:r w:rsidDel="00C31435">
          <w:delText>(</w:delText>
        </w:r>
      </w:del>
      <w:del w:id="325" w:author="Microsoft Office User" w:date="2018-04-03T11:31:00Z">
        <w:r w:rsidR="002732B8" w:rsidDel="001A3569">
          <w:delText xml:space="preserve">SD. </w:delText>
        </w:r>
      </w:del>
      <w:del w:id="326" w:author="Microsoft Office User" w:date="2018-04-03T12:07:00Z">
        <w:r w:rsidDel="00C31435">
          <w:delText xml:space="preserve">necessary?) </w:delText>
        </w:r>
      </w:del>
      <w:r w:rsidR="00AD03F0">
        <w:t>4</w:t>
      </w:r>
      <w:r w:rsidR="00041C88">
        <w:t>g</w:t>
      </w:r>
      <w:r w:rsidR="007E717D">
        <w:t xml:space="preserve">. </w:t>
      </w:r>
      <w:r w:rsidR="000F0CF0">
        <w:t>After the second repetition of 4</w:t>
      </w:r>
      <w:r w:rsidR="00281275">
        <w:t>d-f</w:t>
      </w:r>
      <w:r w:rsidR="007E717D">
        <w:t xml:space="preserve">, </w:t>
      </w:r>
      <w:ins w:id="327" w:author="Microsoft Office User" w:date="2018-04-03T12:10:00Z">
        <w:r w:rsidR="00C31435">
          <w:t xml:space="preserve">use model to </w:t>
        </w:r>
      </w:ins>
      <w:r w:rsidR="007E717D">
        <w:t>mark all segments with |</w:t>
      </w:r>
      <w:proofErr w:type="spellStart"/>
      <w:r w:rsidR="00281275" w:rsidRPr="00281275">
        <w:rPr>
          <w:i/>
        </w:rPr>
        <w:t>x_</w:t>
      </w:r>
      <w:r w:rsidR="00281275">
        <w:rPr>
          <w:i/>
        </w:rPr>
        <w:t>slope_resid</w:t>
      </w:r>
      <w:proofErr w:type="spellEnd"/>
      <w:r w:rsidR="007E717D">
        <w:rPr>
          <w:i/>
        </w:rPr>
        <w:t xml:space="preserve">| </w:t>
      </w:r>
      <w:r w:rsidR="007E717D">
        <w:t xml:space="preserve">less than </w:t>
      </w:r>
      <w:proofErr w:type="spellStart"/>
      <w:r w:rsidR="00281275">
        <w:t>x_</w:t>
      </w:r>
      <w:r w:rsidR="007E717D">
        <w:rPr>
          <w:i/>
        </w:rPr>
        <w:t>slope_threshold</w:t>
      </w:r>
      <w:proofErr w:type="spellEnd"/>
      <w:r w:rsidR="007E717D">
        <w:t xml:space="preserve"> with 1 in </w:t>
      </w:r>
      <w:del w:id="328" w:author="Microsoft Office User" w:date="2018-04-03T12:03:00Z">
        <w:r w:rsidR="007E717D" w:rsidDel="00C31435">
          <w:rPr>
            <w:i/>
          </w:rPr>
          <w:delText>seg_valid_xslope</w:delText>
        </w:r>
      </w:del>
      <w:proofErr w:type="spellStart"/>
      <w:ins w:id="329" w:author="Microsoft Office User" w:date="2018-04-03T12:03:00Z">
        <w:r w:rsidR="00C31435">
          <w:rPr>
            <w:i/>
          </w:rPr>
          <w:t>valid_segs.x_slope</w:t>
        </w:r>
      </w:ins>
      <w:proofErr w:type="spellEnd"/>
      <w:r w:rsidR="007E717D">
        <w:t xml:space="preserve">, 0 otherwise.  Define </w:t>
      </w:r>
      <w:proofErr w:type="spellStart"/>
      <w:r w:rsidR="007E717D">
        <w:rPr>
          <w:i/>
        </w:rPr>
        <w:t>valid_</w:t>
      </w:r>
      <w:r w:rsidR="009B551B">
        <w:rPr>
          <w:i/>
        </w:rPr>
        <w:t>pairs.</w:t>
      </w:r>
      <w:r w:rsidR="007E717D">
        <w:rPr>
          <w:i/>
        </w:rPr>
        <w:t>x</w:t>
      </w:r>
      <w:r w:rsidR="009B551B">
        <w:rPr>
          <w:i/>
        </w:rPr>
        <w:t>_</w:t>
      </w:r>
      <w:r w:rsidR="007E717D">
        <w:rPr>
          <w:i/>
        </w:rPr>
        <w:t>slope</w:t>
      </w:r>
      <w:proofErr w:type="spellEnd"/>
      <w:r w:rsidR="007E717D">
        <w:t xml:space="preserve"> as 1 for pairs that contain two segments with </w:t>
      </w:r>
      <w:proofErr w:type="spellStart"/>
      <w:r w:rsidR="009B551B" w:rsidRPr="009B551B">
        <w:rPr>
          <w:i/>
        </w:rPr>
        <w:t>valid_</w:t>
      </w:r>
      <w:r w:rsidR="007E717D" w:rsidRPr="009B551B">
        <w:rPr>
          <w:i/>
        </w:rPr>
        <w:t>seg</w:t>
      </w:r>
      <w:r w:rsidR="009B551B" w:rsidRPr="009B551B">
        <w:rPr>
          <w:i/>
        </w:rPr>
        <w:t>s.</w:t>
      </w:r>
      <w:r w:rsidR="007E717D" w:rsidRPr="009B551B">
        <w:rPr>
          <w:i/>
        </w:rPr>
        <w:t>x</w:t>
      </w:r>
      <w:r w:rsidR="009B551B" w:rsidRPr="009B551B">
        <w:rPr>
          <w:i/>
        </w:rPr>
        <w:t>_</w:t>
      </w:r>
      <w:r w:rsidR="007E717D">
        <w:rPr>
          <w:i/>
        </w:rPr>
        <w:t>slope</w:t>
      </w:r>
      <w:proofErr w:type="spellEnd"/>
      <w:r w:rsidR="007E717D">
        <w:rPr>
          <w:i/>
        </w:rPr>
        <w:t>=1</w:t>
      </w:r>
      <w:r w:rsidR="007E717D">
        <w:t>, 0 otherwise.</w:t>
      </w:r>
    </w:p>
    <w:p w14:paraId="00517A06" w14:textId="1B956CAE" w:rsidR="00C31435" w:rsidDel="00C31435" w:rsidRDefault="00C31435" w:rsidP="009F2B68">
      <w:pPr>
        <w:ind w:firstLine="720"/>
        <w:rPr>
          <w:del w:id="330" w:author="Microsoft Office User" w:date="2018-04-03T12:07:00Z"/>
        </w:rPr>
      </w:pPr>
    </w:p>
    <w:p w14:paraId="05FB9784" w14:textId="64A140EF" w:rsidR="00F42B9F" w:rsidRDefault="00F42B9F" w:rsidP="007E717D">
      <w:r>
        <w:tab/>
        <w:t xml:space="preserve">5. </w:t>
      </w:r>
      <w:r w:rsidR="0087108C">
        <w:t>Re-establish</w:t>
      </w:r>
      <w:r>
        <w:t xml:space="preserve"> </w:t>
      </w:r>
      <w:proofErr w:type="spellStart"/>
      <w:r w:rsidR="004A4CD7">
        <w:rPr>
          <w:i/>
        </w:rPr>
        <w:t>valid_pairs.all</w:t>
      </w:r>
      <w:proofErr w:type="spellEnd"/>
      <w:r w:rsidR="00E512F2">
        <w:rPr>
          <w:i/>
        </w:rPr>
        <w:t xml:space="preserve">. </w:t>
      </w:r>
      <w:r w:rsidR="00E512F2" w:rsidRPr="00E512F2">
        <w:t>Set</w:t>
      </w:r>
      <w:r w:rsidR="004A4CD7" w:rsidRPr="00E512F2">
        <w:t xml:space="preserve"> </w:t>
      </w:r>
      <w:r w:rsidR="0087108C">
        <w:t xml:space="preserve">equal to </w:t>
      </w:r>
      <w:r w:rsidRPr="009C60E3">
        <w:t>1</w:t>
      </w:r>
      <w:r w:rsidR="001C72CD" w:rsidRPr="009C60E3">
        <w:t xml:space="preserve"> </w:t>
      </w:r>
      <w:r w:rsidRPr="009C60E3">
        <w:t>if</w:t>
      </w:r>
      <w:r>
        <w:t xml:space="preserve"> </w:t>
      </w:r>
      <w:proofErr w:type="spellStart"/>
      <w:r w:rsidR="002561EF">
        <w:rPr>
          <w:i/>
        </w:rPr>
        <w:t>valid_pairs.</w:t>
      </w:r>
      <w:r>
        <w:rPr>
          <w:i/>
        </w:rPr>
        <w:t>x</w:t>
      </w:r>
      <w:r w:rsidR="0087108C">
        <w:rPr>
          <w:i/>
        </w:rPr>
        <w:t>_</w:t>
      </w:r>
      <w:r>
        <w:rPr>
          <w:i/>
        </w:rPr>
        <w:t>slope</w:t>
      </w:r>
      <w:proofErr w:type="spellEnd"/>
      <w:r>
        <w:rPr>
          <w:i/>
        </w:rPr>
        <w:t xml:space="preserve">, </w:t>
      </w:r>
      <w:proofErr w:type="spellStart"/>
      <w:r w:rsidR="002561EF">
        <w:rPr>
          <w:i/>
        </w:rPr>
        <w:t>valid_</w:t>
      </w:r>
      <w:proofErr w:type="gramStart"/>
      <w:r w:rsidR="002561EF">
        <w:rPr>
          <w:i/>
        </w:rPr>
        <w:t>pairs.</w:t>
      </w:r>
      <w:r>
        <w:rPr>
          <w:i/>
        </w:rPr>
        <w:t>y</w:t>
      </w:r>
      <w:proofErr w:type="gramEnd"/>
      <w:r w:rsidR="0087108C">
        <w:rPr>
          <w:i/>
        </w:rPr>
        <w:t>_</w:t>
      </w:r>
      <w:r>
        <w:rPr>
          <w:i/>
        </w:rPr>
        <w:t>slope</w:t>
      </w:r>
      <w:proofErr w:type="spellEnd"/>
      <w:r>
        <w:rPr>
          <w:i/>
        </w:rPr>
        <w:t xml:space="preserve">, </w:t>
      </w:r>
      <w:r>
        <w:t xml:space="preserve">and </w:t>
      </w:r>
      <w:proofErr w:type="spellStart"/>
      <w:r w:rsidR="002561EF">
        <w:rPr>
          <w:i/>
        </w:rPr>
        <w:t>valid_pairs.</w:t>
      </w:r>
      <w:r>
        <w:rPr>
          <w:i/>
        </w:rPr>
        <w:t>data</w:t>
      </w:r>
      <w:proofErr w:type="spellEnd"/>
      <w:r w:rsidR="00E512F2" w:rsidRPr="00E512F2">
        <w:t xml:space="preserve"> are all valid</w:t>
      </w:r>
      <w:r w:rsidRPr="00E512F2">
        <w:t>.</w:t>
      </w:r>
    </w:p>
    <w:p w14:paraId="2D6B5FC7" w14:textId="18DA4A67" w:rsidR="0071025F" w:rsidRDefault="005C4883" w:rsidP="003D0C92">
      <w:r>
        <w:rPr>
          <w:b/>
        </w:rPr>
        <w:tab/>
      </w:r>
      <w:proofErr w:type="gramStart"/>
      <w:ins w:id="331" w:author="Microsoft Office User" w:date="2018-04-03T14:38:00Z">
        <w:r w:rsidR="003D4385">
          <w:rPr>
            <w:b/>
          </w:rPr>
          <w:t>( this</w:t>
        </w:r>
        <w:proofErr w:type="gramEnd"/>
        <w:r w:rsidR="003D4385">
          <w:rPr>
            <w:b/>
          </w:rPr>
          <w:t xml:space="preserve"> is done in section 5.1.</w:t>
        </w:r>
      </w:ins>
      <w:ins w:id="332" w:author="Microsoft Office User" w:date="2018-04-03T14:39:00Z">
        <w:r w:rsidR="003D4385">
          <w:rPr>
            <w:b/>
          </w:rPr>
          <w:t>5</w:t>
        </w:r>
      </w:ins>
      <w:ins w:id="333" w:author="Microsoft Office User" w:date="2018-04-03T14:38:00Z">
        <w:r w:rsidR="003D4385">
          <w:rPr>
            <w:b/>
          </w:rPr>
          <w:t xml:space="preserve">) </w:t>
        </w:r>
      </w:ins>
      <w:r w:rsidRPr="005C4883">
        <w:t xml:space="preserve">5a. </w:t>
      </w:r>
      <w:r w:rsidR="0087108C">
        <w:t>Identify</w:t>
      </w:r>
      <w:r w:rsidR="00721E74">
        <w:t xml:space="preserve"> </w:t>
      </w:r>
      <w:proofErr w:type="spellStart"/>
      <w:r w:rsidR="00721E74" w:rsidRPr="00721E74">
        <w:rPr>
          <w:i/>
        </w:rPr>
        <w:t>unselected_cycle_segs</w:t>
      </w:r>
      <w:proofErr w:type="spellEnd"/>
      <w:r w:rsidR="00721E74">
        <w:t xml:space="preserve">, as those </w:t>
      </w:r>
      <w:r w:rsidR="00FF0FAF" w:rsidRPr="0087108C">
        <w:rPr>
          <w:i/>
        </w:rPr>
        <w:t>D6.cycles</w:t>
      </w:r>
      <w:r w:rsidR="00FF0FAF">
        <w:t xml:space="preserve"> </w:t>
      </w:r>
      <w:r w:rsidR="00721E74">
        <w:t>wh</w:t>
      </w:r>
      <w:r w:rsidR="00803644">
        <w:t xml:space="preserve">ere </w:t>
      </w:r>
      <w:proofErr w:type="spellStart"/>
      <w:r w:rsidR="00467673" w:rsidRPr="0087108C">
        <w:rPr>
          <w:i/>
        </w:rPr>
        <w:t>valid_pairs.all</w:t>
      </w:r>
      <w:proofErr w:type="spellEnd"/>
      <w:r w:rsidR="00467673">
        <w:t xml:space="preserve"> are </w:t>
      </w:r>
      <w:r w:rsidR="00912837">
        <w:t>False</w:t>
      </w:r>
      <w:r w:rsidR="00467673">
        <w:t>.</w:t>
      </w:r>
      <w:r w:rsidR="00F33FDA">
        <w:t xml:space="preserve"> </w:t>
      </w:r>
    </w:p>
    <w:p w14:paraId="6A0532D0" w14:textId="77777777" w:rsidR="005C4883" w:rsidRPr="005C4883" w:rsidRDefault="005C4883" w:rsidP="003D0C92"/>
    <w:p w14:paraId="67E0C565" w14:textId="496DA57E" w:rsidR="007D4378" w:rsidRDefault="007D4378" w:rsidP="007D4378">
      <w:pPr>
        <w:pStyle w:val="Heading3"/>
      </w:pPr>
      <w:bookmarkStart w:id="334" w:name="_Toc497824348"/>
      <w:r>
        <w:t xml:space="preserve">Adjust the </w:t>
      </w:r>
      <w:ins w:id="335" w:author="Microsoft Office User" w:date="2018-04-03T10:50:00Z">
        <w:r w:rsidR="00FD6DF8">
          <w:t xml:space="preserve">across track </w:t>
        </w:r>
      </w:ins>
      <w:r>
        <w:t>fit-point center to include the maximum number of passes</w:t>
      </w:r>
      <w:bookmarkEnd w:id="334"/>
    </w:p>
    <w:p w14:paraId="0A702E4B" w14:textId="77777777" w:rsidR="007D4378" w:rsidRDefault="007D4378" w:rsidP="007D4378">
      <w:pPr>
        <w:rPr>
          <w:b/>
        </w:rPr>
      </w:pPr>
      <w:r>
        <w:rPr>
          <w:b/>
        </w:rPr>
        <w:t>Inputs:</w:t>
      </w:r>
    </w:p>
    <w:p w14:paraId="0CAC9C3C" w14:textId="77777777" w:rsidR="007D4378" w:rsidRDefault="007D4378" w:rsidP="007D4378">
      <w:r w:rsidRPr="00D944E5">
        <w:rPr>
          <w:i/>
        </w:rPr>
        <w:t>D_ATL06</w:t>
      </w:r>
      <w:r>
        <w:t>: ATL06 structure for the current center point.</w:t>
      </w:r>
      <w:r w:rsidRPr="00D944E5">
        <w:rPr>
          <w:i/>
        </w:rPr>
        <w:t xml:space="preserve"> </w:t>
      </w:r>
    </w:p>
    <w:p w14:paraId="54F26AFC" w14:textId="64EE7A36" w:rsidR="007D4378" w:rsidRDefault="00912837" w:rsidP="007D4378">
      <w:proofErr w:type="spellStart"/>
      <w:r>
        <w:rPr>
          <w:i/>
        </w:rPr>
        <w:t>valid_pairs</w:t>
      </w:r>
      <w:proofErr w:type="spellEnd"/>
      <w:r w:rsidR="007D4378">
        <w:rPr>
          <w:i/>
        </w:rPr>
        <w:t>:</w:t>
      </w:r>
      <w:r w:rsidR="007D4378">
        <w:rPr>
          <w:b/>
        </w:rPr>
        <w:t xml:space="preserve"> </w:t>
      </w:r>
      <w:r w:rsidR="007D4378">
        <w:t>Pairs selected based on parameter values and along- and across-track slope</w:t>
      </w:r>
      <w:r>
        <w:t>s</w:t>
      </w:r>
      <w:r w:rsidR="007D4378">
        <w:t>.</w:t>
      </w:r>
    </w:p>
    <w:p w14:paraId="25180DD8" w14:textId="011869DC" w:rsidR="007D4378" w:rsidRDefault="002971CB" w:rsidP="007D4378">
      <w:pPr>
        <w:rPr>
          <w:ins w:id="336" w:author="Microsoft Office User" w:date="2018-04-03T15:13:00Z"/>
        </w:rPr>
      </w:pPr>
      <w:del w:id="337" w:author="Microsoft Office User" w:date="2018-04-03T10:48:00Z">
        <w:r w:rsidRPr="002971CB" w:rsidDel="00AD7017">
          <w:delText xml:space="preserve">(SD. </w:delText>
        </w:r>
        <w:r w:rsidR="006E655E" w:rsidRPr="002971CB" w:rsidDel="00AD7017">
          <w:delText>not</w:delText>
        </w:r>
        <w:r w:rsidR="006E655E" w:rsidRPr="006E655E" w:rsidDel="00AD7017">
          <w:delText xml:space="preserve"> used</w:delText>
        </w:r>
        <w:r w:rsidDel="00AD7017">
          <w:delText>)</w:delText>
        </w:r>
        <w:r w:rsidR="006E655E" w:rsidRPr="006E655E" w:rsidDel="00AD7017">
          <w:delText>:</w:delText>
        </w:r>
        <w:r w:rsidR="006E655E" w:rsidDel="00AD7017">
          <w:rPr>
            <w:i/>
          </w:rPr>
          <w:delText xml:space="preserve"> </w:delText>
        </w:r>
      </w:del>
      <w:proofErr w:type="spellStart"/>
      <w:r w:rsidR="007D4378">
        <w:rPr>
          <w:i/>
        </w:rPr>
        <w:t>x</w:t>
      </w:r>
      <w:del w:id="338" w:author="Microsoft Office User" w:date="2018-04-03T10:48:00Z">
        <w:r w:rsidR="007D4378" w:rsidDel="00AD7017">
          <w:rPr>
            <w:i/>
          </w:rPr>
          <w:delText>c0</w:delText>
        </w:r>
      </w:del>
      <w:ins w:id="339" w:author="Microsoft Office User" w:date="2018-04-03T10:48:00Z">
        <w:r w:rsidR="00AD7017">
          <w:rPr>
            <w:i/>
          </w:rPr>
          <w:t>_atc_ctr</w:t>
        </w:r>
      </w:ins>
      <w:proofErr w:type="spellEnd"/>
      <w:ins w:id="340" w:author="Microsoft Office User" w:date="2018-04-03T14:40:00Z">
        <w:r w:rsidR="00624C24">
          <w:rPr>
            <w:i/>
          </w:rPr>
          <w:t xml:space="preserve">, </w:t>
        </w:r>
        <w:proofErr w:type="spellStart"/>
        <w:r w:rsidR="00624C24">
          <w:rPr>
            <w:i/>
          </w:rPr>
          <w:t>y_polyfit_ctr</w:t>
        </w:r>
      </w:ins>
      <w:proofErr w:type="spellEnd"/>
      <w:del w:id="341" w:author="Microsoft Office User" w:date="2018-04-03T10:48:00Z">
        <w:r w:rsidR="007D4378" w:rsidDel="00AD7017">
          <w:rPr>
            <w:i/>
          </w:rPr>
          <w:delText>, yc0</w:delText>
        </w:r>
      </w:del>
      <w:r w:rsidR="007D4378">
        <w:rPr>
          <w:i/>
        </w:rPr>
        <w:t xml:space="preserve">: </w:t>
      </w:r>
      <w:r w:rsidR="007D4378">
        <w:t>Coordinates of the fit point in (</w:t>
      </w:r>
      <w:proofErr w:type="spellStart"/>
      <w:proofErr w:type="gramStart"/>
      <w:r w:rsidR="007D4378">
        <w:t>x,y</w:t>
      </w:r>
      <w:proofErr w:type="spellEnd"/>
      <w:proofErr w:type="gramEnd"/>
      <w:r w:rsidR="007D4378">
        <w:t>)</w:t>
      </w:r>
    </w:p>
    <w:p w14:paraId="193C45F9" w14:textId="77777777" w:rsidR="00624C24" w:rsidRPr="007C7770" w:rsidRDefault="00624C24" w:rsidP="00624C24">
      <w:pPr>
        <w:rPr>
          <w:ins w:id="342" w:author="Microsoft Office User" w:date="2018-04-03T15:13:00Z"/>
        </w:rPr>
      </w:pPr>
      <w:proofErr w:type="spellStart"/>
      <w:ins w:id="343" w:author="Microsoft Office User" w:date="2018-04-03T15:13:00Z">
        <w:r w:rsidRPr="00770AB8">
          <w:rPr>
            <w:i/>
            <w:rPrChange w:id="344" w:author="Microsoft Office User" w:date="2018-04-03T15:14:00Z">
              <w:rPr/>
            </w:rPrChange>
          </w:rPr>
          <w:t>pair_data</w:t>
        </w:r>
        <w:proofErr w:type="spellEnd"/>
        <w:r>
          <w:t xml:space="preserve">: includes mean of </w:t>
        </w:r>
        <w:proofErr w:type="spellStart"/>
        <w:r>
          <w:t>y_atc</w:t>
        </w:r>
        <w:proofErr w:type="spellEnd"/>
      </w:ins>
    </w:p>
    <w:p w14:paraId="21EC03B0" w14:textId="77777777" w:rsidR="00624C24" w:rsidRPr="007D4378" w:rsidRDefault="00624C24" w:rsidP="007D4378"/>
    <w:p w14:paraId="5BD8BC89" w14:textId="1EDFCAF9" w:rsidR="007D4378" w:rsidRPr="00D944E5" w:rsidRDefault="007D4378" w:rsidP="007D4378">
      <w:r>
        <w:rPr>
          <w:b/>
        </w:rPr>
        <w:t>Outputs:</w:t>
      </w:r>
    </w:p>
    <w:p w14:paraId="377D5DFB" w14:textId="1B15CC69" w:rsidR="007D4378" w:rsidRDefault="00555C40" w:rsidP="007D4378">
      <w:pPr>
        <w:rPr>
          <w:i/>
        </w:rPr>
      </w:pPr>
      <w:proofErr w:type="spellStart"/>
      <w:r>
        <w:rPr>
          <w:i/>
        </w:rPr>
        <w:t>y_</w:t>
      </w:r>
      <w:del w:id="345" w:author="Microsoft Office User" w:date="2018-04-03T10:46:00Z">
        <w:r w:rsidDel="00AE0102">
          <w:rPr>
            <w:i/>
          </w:rPr>
          <w:delText>best</w:delText>
        </w:r>
      </w:del>
      <w:ins w:id="346" w:author="Microsoft Office User" w:date="2018-04-03T10:46:00Z">
        <w:r w:rsidR="00AE0102">
          <w:rPr>
            <w:i/>
          </w:rPr>
          <w:t>atc_ctr</w:t>
        </w:r>
      </w:ins>
      <w:proofErr w:type="spellEnd"/>
      <w:r w:rsidR="007D4378">
        <w:t xml:space="preserve">:  Adjusted fit-point center </w:t>
      </w:r>
      <w:r w:rsidR="007D4378">
        <w:rPr>
          <w:i/>
        </w:rPr>
        <w:t>y.</w:t>
      </w:r>
    </w:p>
    <w:p w14:paraId="76D8ECB0" w14:textId="29E7B0FC" w:rsidR="007D4378" w:rsidRDefault="000D79E5" w:rsidP="007D4378">
      <w:del w:id="347" w:author="Microsoft Office User" w:date="2018-04-03T15:13:00Z">
        <w:r w:rsidRPr="000D79E5" w:rsidDel="00624C24">
          <w:delText># needs changing:</w:delText>
        </w:r>
        <w:r w:rsidDel="00624C24">
          <w:rPr>
            <w:i/>
          </w:rPr>
          <w:delText xml:space="preserve"> </w:delText>
        </w:r>
        <w:r w:rsidR="007D4378" w:rsidDel="00624C24">
          <w:rPr>
            <w:i/>
          </w:rPr>
          <w:delText>pair_valid_search:</w:delText>
        </w:r>
        <w:r w:rsidR="007D4378" w:rsidDel="00624C24">
          <w:delText xml:space="preserve"> Flag marking</w:delText>
        </w:r>
      </w:del>
      <w:proofErr w:type="spellStart"/>
      <w:ins w:id="348" w:author="Microsoft Office User" w:date="2018-04-03T15:13:00Z">
        <w:r w:rsidR="00624C24" w:rsidRPr="00624C24">
          <w:rPr>
            <w:i/>
            <w:rPrChange w:id="349" w:author="Microsoft Office User" w:date="2018-04-03T15:13:00Z">
              <w:rPr/>
            </w:rPrChange>
          </w:rPr>
          <w:t>valid_pairs</w:t>
        </w:r>
        <w:proofErr w:type="spellEnd"/>
        <w:r w:rsidR="00624C24">
          <w:t>:</w:t>
        </w:r>
      </w:ins>
      <w:r w:rsidR="007D4378">
        <w:t xml:space="preserve"> pairs </w:t>
      </w:r>
      <w:del w:id="350" w:author="Microsoft Office User" w:date="2018-04-03T15:13:00Z">
        <w:r w:rsidR="007D4378" w:rsidDel="00624C24">
          <w:delText xml:space="preserve">identified </w:delText>
        </w:r>
      </w:del>
      <w:ins w:id="351" w:author="Microsoft Office User" w:date="2018-04-03T15:13:00Z">
        <w:r w:rsidR="00624C24">
          <w:t xml:space="preserve">updated to include those </w:t>
        </w:r>
      </w:ins>
      <w:r w:rsidR="007D4378">
        <w:t>as va</w:t>
      </w:r>
      <w:r>
        <w:t xml:space="preserve">lid based on the spatial search to </w:t>
      </w:r>
      <w:proofErr w:type="spellStart"/>
      <w:r>
        <w:t>y_</w:t>
      </w:r>
      <w:del w:id="352" w:author="Microsoft Office User" w:date="2018-04-03T10:47:00Z">
        <w:r w:rsidDel="00AE0102">
          <w:delText>best</w:delText>
        </w:r>
      </w:del>
      <w:ins w:id="353" w:author="Microsoft Office User" w:date="2018-04-03T10:47:00Z">
        <w:r w:rsidR="00AE0102">
          <w:t>atc_ctr</w:t>
        </w:r>
      </w:ins>
      <w:proofErr w:type="spellEnd"/>
      <w:r>
        <w:t>.</w:t>
      </w:r>
    </w:p>
    <w:p w14:paraId="419502F1" w14:textId="42C5ADC9" w:rsidR="00B72A38" w:rsidRDefault="00B72A38" w:rsidP="007D4378">
      <w:r>
        <w:rPr>
          <w:b/>
        </w:rPr>
        <w:t>Parameters</w:t>
      </w:r>
      <w:r>
        <w:t>:</w:t>
      </w:r>
    </w:p>
    <w:p w14:paraId="70BAA12A" w14:textId="5CDAF4F1" w:rsidR="00B72A38" w:rsidRPr="00B72A38" w:rsidRDefault="00B72A38" w:rsidP="007D4378">
      <w:proofErr w:type="spellStart"/>
      <w:r>
        <w:rPr>
          <w:i/>
        </w:rPr>
        <w:t>L_search_XT</w:t>
      </w:r>
      <w:proofErr w:type="spellEnd"/>
      <w:r>
        <w:t>: Across-track search length.</w:t>
      </w:r>
    </w:p>
    <w:p w14:paraId="2EFFD6F3" w14:textId="1DBA761D" w:rsidR="007D4378" w:rsidRPr="007D4378" w:rsidRDefault="007D4378" w:rsidP="007D4378">
      <w:pPr>
        <w:rPr>
          <w:b/>
        </w:rPr>
      </w:pPr>
      <w:r w:rsidRPr="007D4378">
        <w:rPr>
          <w:b/>
        </w:rPr>
        <w:t>Algorithm:</w:t>
      </w:r>
    </w:p>
    <w:p w14:paraId="622F79BE" w14:textId="5CB656C8" w:rsidR="007D4378" w:rsidRPr="00B72A38" w:rsidRDefault="00727DF6" w:rsidP="00B72A38">
      <w:pPr>
        <w:ind w:firstLine="720"/>
      </w:pPr>
      <w:r>
        <w:t>1</w:t>
      </w:r>
      <w:r w:rsidR="00B72A38">
        <w:t xml:space="preserve">. </w:t>
      </w:r>
      <w:r w:rsidR="00D37BB1">
        <w:t xml:space="preserve">Define </w:t>
      </w:r>
      <w:r w:rsidR="00D37BB1" w:rsidRPr="00D37BB1">
        <w:rPr>
          <w:i/>
        </w:rPr>
        <w:t>y0</w:t>
      </w:r>
      <w:r w:rsidR="00D37BB1">
        <w:t xml:space="preserve"> as the mean of the minimum and maximum </w:t>
      </w:r>
      <w:proofErr w:type="spellStart"/>
      <w:r w:rsidR="00D37BB1" w:rsidRPr="00D37BB1">
        <w:rPr>
          <w:i/>
        </w:rPr>
        <w:t>y_atc</w:t>
      </w:r>
      <w:proofErr w:type="spellEnd"/>
      <w:r w:rsidR="00D37BB1">
        <w:t xml:space="preserve"> for </w:t>
      </w:r>
      <w:proofErr w:type="spellStart"/>
      <w:r w:rsidR="00D37BB1" w:rsidRPr="00D37BB1">
        <w:rPr>
          <w:i/>
        </w:rPr>
        <w:t>valid_pairs.all</w:t>
      </w:r>
      <w:proofErr w:type="spellEnd"/>
      <w:ins w:id="354" w:author="Microsoft Office User" w:date="2018-04-03T10:51:00Z">
        <w:r w:rsidR="00FD6DF8">
          <w:t>.</w:t>
        </w:r>
      </w:ins>
      <w:del w:id="355" w:author="Microsoft Office User" w:date="2018-04-03T10:51:00Z">
        <w:r w:rsidR="00D37BB1" w:rsidDel="00FD6DF8">
          <w:delText>,</w:delText>
        </w:r>
      </w:del>
      <w:r w:rsidR="00D37BB1">
        <w:t xml:space="preserve"> </w:t>
      </w:r>
      <w:r w:rsidR="00197BCF">
        <w:t xml:space="preserve"> </w:t>
      </w:r>
      <w:r w:rsidR="00D37BB1">
        <w:t xml:space="preserve">Set </w:t>
      </w:r>
      <w:r w:rsidR="00197BCF">
        <w:t>a range of y values,</w:t>
      </w:r>
      <w:r w:rsidR="007D4378" w:rsidRPr="00197BCF">
        <w:t xml:space="preserve"> </w:t>
      </w:r>
      <w:r w:rsidR="00B72A38" w:rsidRPr="00197BCF">
        <w:rPr>
          <w:i/>
        </w:rPr>
        <w:t>y</w:t>
      </w:r>
      <w:r w:rsidR="00197BCF" w:rsidRPr="00197BCF">
        <w:rPr>
          <w:i/>
        </w:rPr>
        <w:t>0</w:t>
      </w:r>
      <w:r w:rsidR="00B72A38" w:rsidRPr="00197BCF">
        <w:rPr>
          <w:i/>
        </w:rPr>
        <w:t>_shift</w:t>
      </w:r>
      <w:r w:rsidR="00197BCF">
        <w:rPr>
          <w:i/>
        </w:rPr>
        <w:t>s</w:t>
      </w:r>
      <w:r w:rsidR="00197BCF">
        <w:t>, as</w:t>
      </w:r>
      <w:r w:rsidR="00B72A38">
        <w:t xml:space="preserve"> </w:t>
      </w:r>
      <w:r w:rsidR="00D37BB1">
        <w:t>round(</w:t>
      </w:r>
      <w:r w:rsidR="00D37BB1" w:rsidRPr="00D37BB1">
        <w:rPr>
          <w:i/>
        </w:rPr>
        <w:t>y0</w:t>
      </w:r>
      <w:r w:rsidR="00D37BB1">
        <w:rPr>
          <w:i/>
        </w:rPr>
        <w:t>)</w:t>
      </w:r>
      <w:r w:rsidR="00B72A38">
        <w:t xml:space="preserve"> </w:t>
      </w:r>
      <w:r w:rsidR="00197BCF">
        <w:t xml:space="preserve">+/- 100 meters </w:t>
      </w:r>
      <w:r w:rsidR="00B72A38">
        <w:t>in 2-meter increments</w:t>
      </w:r>
      <w:r w:rsidR="00706F6D">
        <w:t>.</w:t>
      </w:r>
    </w:p>
    <w:p w14:paraId="25A6D4DB" w14:textId="021BEAA2" w:rsidR="00B72A38" w:rsidRDefault="00B72A38" w:rsidP="00B72A38">
      <w:pPr>
        <w:ind w:firstLine="720"/>
      </w:pPr>
      <w:r>
        <w:t xml:space="preserve">2. For each value </w:t>
      </w:r>
      <w:r w:rsidR="00D9619A">
        <w:t xml:space="preserve">of </w:t>
      </w:r>
      <w:r w:rsidR="00D9619A" w:rsidRPr="00D9619A">
        <w:rPr>
          <w:i/>
        </w:rPr>
        <w:t>y0_shifts</w:t>
      </w:r>
      <w:r w:rsidR="00D9619A">
        <w:t xml:space="preserve"> </w:t>
      </w:r>
      <w:r>
        <w:t>(</w:t>
      </w:r>
      <w:r w:rsidRPr="00B72A38">
        <w:rPr>
          <w:i/>
        </w:rPr>
        <w:t>y</w:t>
      </w:r>
      <w:r w:rsidR="00D9619A">
        <w:rPr>
          <w:i/>
        </w:rPr>
        <w:t>0</w:t>
      </w:r>
      <w:r w:rsidRPr="00B72A38">
        <w:rPr>
          <w:i/>
        </w:rPr>
        <w:t>_shift</w:t>
      </w:r>
      <w:r w:rsidR="00ED41A4">
        <w:t>)</w:t>
      </w:r>
      <w:r w:rsidR="00727DF6">
        <w:t xml:space="preserve">, </w:t>
      </w:r>
      <w:r>
        <w:t xml:space="preserve">set </w:t>
      </w:r>
      <w:r w:rsidR="00727DF6">
        <w:t xml:space="preserve">a counter, </w:t>
      </w:r>
      <w:proofErr w:type="spellStart"/>
      <w:r w:rsidR="00197BCF">
        <w:rPr>
          <w:i/>
        </w:rPr>
        <w:t>selected_seg_cycle_count</w:t>
      </w:r>
      <w:proofErr w:type="spellEnd"/>
      <w:r w:rsidR="00727DF6">
        <w:rPr>
          <w:i/>
        </w:rPr>
        <w:t>,</w:t>
      </w:r>
      <w:r w:rsidR="00197BCF">
        <w:rPr>
          <w:i/>
        </w:rPr>
        <w:t xml:space="preserve"> </w:t>
      </w:r>
      <w:r>
        <w:t xml:space="preserve">to the number </w:t>
      </w:r>
      <w:r w:rsidR="00D37BB1">
        <w:t xml:space="preserve">of </w:t>
      </w:r>
      <w:r>
        <w:t xml:space="preserve">distinct </w:t>
      </w:r>
      <w:r w:rsidR="00197BCF">
        <w:t>cycle</w:t>
      </w:r>
      <w:r>
        <w:t xml:space="preserve">s </w:t>
      </w:r>
      <w:r w:rsidR="001648B9">
        <w:t xml:space="preserve">for which both segments </w:t>
      </w:r>
      <w:r w:rsidR="00197BCF">
        <w:t xml:space="preserve">of the pair </w:t>
      </w:r>
      <w:r w:rsidR="001648B9">
        <w:t xml:space="preserve">are </w:t>
      </w:r>
      <w:r>
        <w:t xml:space="preserve">contained </w:t>
      </w:r>
      <w:r w:rsidR="001648B9">
        <w:t>entirely with</w:t>
      </w:r>
      <w:r>
        <w:t xml:space="preserve">in the </w:t>
      </w:r>
      <w:r>
        <w:rPr>
          <w:i/>
        </w:rPr>
        <w:t xml:space="preserve">y </w:t>
      </w:r>
      <w:r>
        <w:t>interval [</w:t>
      </w:r>
      <w:r>
        <w:rPr>
          <w:i/>
        </w:rPr>
        <w:t>y</w:t>
      </w:r>
      <w:r w:rsidR="00D9619A">
        <w:rPr>
          <w:i/>
        </w:rPr>
        <w:t>0</w:t>
      </w:r>
      <w:r>
        <w:rPr>
          <w:i/>
        </w:rPr>
        <w:t>_shift-</w:t>
      </w:r>
      <w:r w:rsidRPr="00B72A38">
        <w:rPr>
          <w:i/>
        </w:rPr>
        <w:t xml:space="preserve"> </w:t>
      </w:r>
      <w:proofErr w:type="spellStart"/>
      <w:r>
        <w:rPr>
          <w:i/>
        </w:rPr>
        <w:t>L_search_XT</w:t>
      </w:r>
      <w:proofErr w:type="spellEnd"/>
      <w:r>
        <w:rPr>
          <w:sz w:val="26"/>
        </w:rPr>
        <w:t xml:space="preserve">, </w:t>
      </w:r>
      <w:r>
        <w:rPr>
          <w:i/>
        </w:rPr>
        <w:t>y</w:t>
      </w:r>
      <w:r w:rsidR="00D9619A">
        <w:rPr>
          <w:i/>
        </w:rPr>
        <w:t>0</w:t>
      </w:r>
      <w:r>
        <w:rPr>
          <w:i/>
        </w:rPr>
        <w:t>_shift+</w:t>
      </w:r>
      <w:r w:rsidRPr="00B72A38">
        <w:rPr>
          <w:i/>
        </w:rPr>
        <w:t xml:space="preserve"> </w:t>
      </w:r>
      <w:proofErr w:type="spellStart"/>
      <w:r>
        <w:rPr>
          <w:i/>
        </w:rPr>
        <w:t>L_search_XT</w:t>
      </w:r>
      <w:proofErr w:type="spellEnd"/>
      <w:r w:rsidR="001A77A7">
        <w:t>]</w:t>
      </w:r>
      <w:r w:rsidR="00727DF6">
        <w:t>. Add to this,</w:t>
      </w:r>
      <w:r w:rsidR="001A77A7">
        <w:t xml:space="preserve"> the </w:t>
      </w:r>
      <w:r w:rsidR="00D9619A">
        <w:t xml:space="preserve">number of distinct </w:t>
      </w:r>
      <w:r w:rsidR="001648B9">
        <w:t xml:space="preserve">cycles represented by </w:t>
      </w:r>
      <w:r w:rsidR="001A77A7">
        <w:t>unpaired segments contained within that interval</w:t>
      </w:r>
      <w:r w:rsidR="00727DF6">
        <w:t>, weighted by 0.01</w:t>
      </w:r>
      <w:r w:rsidR="001A77A7">
        <w:t>.</w:t>
      </w:r>
      <w:r w:rsidR="0010312F">
        <w:t xml:space="preserve"> The sum is called </w:t>
      </w:r>
      <w:r w:rsidR="0010312F" w:rsidRPr="0010312F">
        <w:rPr>
          <w:i/>
        </w:rPr>
        <w:t>score</w:t>
      </w:r>
      <w:r w:rsidR="0010312F">
        <w:t>.</w:t>
      </w:r>
    </w:p>
    <w:p w14:paraId="657BE60C" w14:textId="50F04C8C" w:rsidR="0071025F" w:rsidRDefault="00727DF6" w:rsidP="00706F6D">
      <w:pPr>
        <w:ind w:firstLine="720"/>
        <w:rPr>
          <w:ins w:id="356" w:author="Microsoft Office User" w:date="2018-04-03T14:50:00Z"/>
        </w:rPr>
      </w:pPr>
      <w:r>
        <w:lastRenderedPageBreak/>
        <w:t xml:space="preserve">3. </w:t>
      </w:r>
      <w:r w:rsidR="00D9619A">
        <w:t xml:space="preserve">Search for an optimal </w:t>
      </w:r>
      <w:r w:rsidR="00083318">
        <w:t>y-</w:t>
      </w:r>
      <w:r w:rsidR="00D9619A">
        <w:t>center value (</w:t>
      </w:r>
      <w:r w:rsidR="00D37BB1">
        <w:t xml:space="preserve">with the </w:t>
      </w:r>
      <w:r w:rsidR="00D9619A">
        <w:t xml:space="preserve">most </w:t>
      </w:r>
      <w:r w:rsidR="00083318">
        <w:t xml:space="preserve">distinct </w:t>
      </w:r>
      <w:r w:rsidR="00D9619A">
        <w:t xml:space="preserve">cycles).  </w:t>
      </w:r>
      <w:r>
        <w:t>S</w:t>
      </w:r>
      <w:r w:rsidR="001648B9">
        <w:t xml:space="preserve">et </w:t>
      </w:r>
      <w:proofErr w:type="spellStart"/>
      <w:r w:rsidR="00AE2F4D" w:rsidRPr="00AE2F4D">
        <w:rPr>
          <w:i/>
        </w:rPr>
        <w:t>y</w:t>
      </w:r>
      <w:r w:rsidR="00197BCF">
        <w:rPr>
          <w:i/>
        </w:rPr>
        <w:t>_</w:t>
      </w:r>
      <w:del w:id="357" w:author="Microsoft Office User" w:date="2018-04-03T10:47:00Z">
        <w:r w:rsidR="00197BCF" w:rsidDel="00AE0102">
          <w:rPr>
            <w:i/>
          </w:rPr>
          <w:delText>best</w:delText>
        </w:r>
        <w:r w:rsidR="00D00B36" w:rsidDel="00AE0102">
          <w:delText xml:space="preserve"> </w:delText>
        </w:r>
      </w:del>
      <w:ins w:id="358" w:author="Microsoft Office User" w:date="2018-04-03T10:47:00Z">
        <w:r w:rsidR="00AE0102">
          <w:rPr>
            <w:i/>
          </w:rPr>
          <w:t>atc_ctr</w:t>
        </w:r>
        <w:proofErr w:type="spellEnd"/>
        <w:r w:rsidR="00AE0102">
          <w:t xml:space="preserve"> </w:t>
        </w:r>
      </w:ins>
      <w:r w:rsidR="00D00B36">
        <w:t xml:space="preserve">to the value of </w:t>
      </w:r>
      <w:r w:rsidR="00AE2F4D" w:rsidRPr="0010312F">
        <w:rPr>
          <w:i/>
        </w:rPr>
        <w:t>y</w:t>
      </w:r>
      <w:r w:rsidR="0010312F" w:rsidRPr="0010312F">
        <w:rPr>
          <w:i/>
        </w:rPr>
        <w:t>0</w:t>
      </w:r>
      <w:r w:rsidR="00AE2F4D" w:rsidRPr="0010312F">
        <w:rPr>
          <w:i/>
        </w:rPr>
        <w:t>_shift</w:t>
      </w:r>
      <w:r w:rsidR="00AE2F4D">
        <w:t xml:space="preserve"> that maximizes </w:t>
      </w:r>
      <w:r w:rsidR="0010312F">
        <w:rPr>
          <w:i/>
        </w:rPr>
        <w:t>score</w:t>
      </w:r>
      <w:r w:rsidR="00AE2F4D">
        <w:t xml:space="preserve">.  If there are multiple </w:t>
      </w:r>
      <w:r w:rsidR="0010312F" w:rsidRPr="0010312F">
        <w:rPr>
          <w:i/>
        </w:rPr>
        <w:t>y0_shift</w:t>
      </w:r>
      <w:r w:rsidR="0010312F">
        <w:t xml:space="preserve"> values</w:t>
      </w:r>
      <w:r w:rsidR="00AE2F4D">
        <w:t xml:space="preserve"> with the same, maximum </w:t>
      </w:r>
      <w:r w:rsidR="0010312F">
        <w:rPr>
          <w:i/>
        </w:rPr>
        <w:t>score</w:t>
      </w:r>
      <w:r w:rsidR="00AE2F4D">
        <w:t xml:space="preserve">, </w:t>
      </w:r>
      <w:r w:rsidR="0010312F">
        <w:t xml:space="preserve">set </w:t>
      </w:r>
      <w:proofErr w:type="spellStart"/>
      <w:r w:rsidR="0010312F" w:rsidRPr="0010312F">
        <w:rPr>
          <w:i/>
        </w:rPr>
        <w:t>y_</w:t>
      </w:r>
      <w:del w:id="359" w:author="Microsoft Office User" w:date="2018-04-03T10:48:00Z">
        <w:r w:rsidR="0010312F" w:rsidRPr="0010312F" w:rsidDel="00AE0102">
          <w:rPr>
            <w:i/>
          </w:rPr>
          <w:delText>best</w:delText>
        </w:r>
        <w:r w:rsidR="0010312F" w:rsidDel="00AE0102">
          <w:delText xml:space="preserve"> </w:delText>
        </w:r>
      </w:del>
      <w:ins w:id="360" w:author="Microsoft Office User" w:date="2018-04-03T10:48:00Z">
        <w:r w:rsidR="00AE0102">
          <w:rPr>
            <w:i/>
          </w:rPr>
          <w:t>atc_ctr</w:t>
        </w:r>
        <w:proofErr w:type="spellEnd"/>
        <w:r w:rsidR="00AE0102">
          <w:t xml:space="preserve"> </w:t>
        </w:r>
      </w:ins>
      <w:r w:rsidR="0010312F">
        <w:t>to</w:t>
      </w:r>
      <w:r w:rsidR="00AE2F4D">
        <w:t xml:space="preserve"> the median</w:t>
      </w:r>
      <w:r w:rsidR="0010312F">
        <w:t xml:space="preserve"> of the</w:t>
      </w:r>
      <w:r w:rsidR="00AE2F4D">
        <w:t xml:space="preserve"> </w:t>
      </w:r>
      <w:r w:rsidR="0010312F" w:rsidRPr="0010312F">
        <w:rPr>
          <w:i/>
        </w:rPr>
        <w:t>y0_shift</w:t>
      </w:r>
      <w:r w:rsidR="0010312F">
        <w:t xml:space="preserve"> values with the maximum </w:t>
      </w:r>
      <w:r w:rsidR="0010312F" w:rsidRPr="0010312F">
        <w:rPr>
          <w:i/>
        </w:rPr>
        <w:t>score</w:t>
      </w:r>
      <w:r w:rsidR="0010312F">
        <w:t>.</w:t>
      </w:r>
    </w:p>
    <w:p w14:paraId="558451EE" w14:textId="07B68089" w:rsidR="00624C24" w:rsidRDefault="00624C24" w:rsidP="00706F6D">
      <w:pPr>
        <w:ind w:firstLine="720"/>
      </w:pPr>
      <w:ins w:id="361" w:author="Microsoft Office User" w:date="2018-04-03T14:50:00Z">
        <w:r>
          <w:t xml:space="preserve">4. </w:t>
        </w:r>
      </w:ins>
      <w:ins w:id="362" w:author="Microsoft Office User" w:date="2018-04-03T15:03:00Z">
        <w:r>
          <w:t xml:space="preserve">Update </w:t>
        </w:r>
        <w:proofErr w:type="spellStart"/>
        <w:r w:rsidRPr="00624C24">
          <w:rPr>
            <w:i/>
            <w:rPrChange w:id="363" w:author="Microsoft Office User" w:date="2018-04-03T15:04:00Z">
              <w:rPr/>
            </w:rPrChange>
          </w:rPr>
          <w:t>valid_</w:t>
        </w:r>
      </w:ins>
      <w:ins w:id="364" w:author="Microsoft Office User" w:date="2018-04-03T14:50:00Z">
        <w:r w:rsidRPr="00624C24">
          <w:rPr>
            <w:i/>
            <w:rPrChange w:id="365" w:author="Microsoft Office User" w:date="2018-04-03T15:04:00Z">
              <w:rPr/>
            </w:rPrChange>
          </w:rPr>
          <w:t>pairs</w:t>
        </w:r>
        <w:proofErr w:type="spellEnd"/>
        <w:r>
          <w:t xml:space="preserve"> </w:t>
        </w:r>
      </w:ins>
      <w:ins w:id="366" w:author="Microsoft Office User" w:date="2018-04-03T15:04:00Z">
        <w:r>
          <w:t xml:space="preserve">to include </w:t>
        </w:r>
        <w:proofErr w:type="spellStart"/>
        <w:r w:rsidRPr="00624C24">
          <w:rPr>
            <w:i/>
            <w:rPrChange w:id="367" w:author="Microsoft Office User" w:date="2018-04-03T15:04:00Z">
              <w:rPr/>
            </w:rPrChange>
          </w:rPr>
          <w:t>y_atc</w:t>
        </w:r>
        <w:proofErr w:type="spellEnd"/>
        <w:r>
          <w:t xml:space="preserve"> </w:t>
        </w:r>
      </w:ins>
      <w:ins w:id="368" w:author="Microsoft Office User" w:date="2018-04-03T14:50:00Z">
        <w:r>
          <w:t xml:space="preserve">within +/- </w:t>
        </w:r>
        <w:proofErr w:type="spellStart"/>
        <w:r>
          <w:t>L_search_XT</w:t>
        </w:r>
        <w:proofErr w:type="spellEnd"/>
        <w:r>
          <w:t xml:space="preserve"> from </w:t>
        </w:r>
        <w:proofErr w:type="spellStart"/>
        <w:r w:rsidRPr="00624C24">
          <w:rPr>
            <w:i/>
            <w:rPrChange w:id="369" w:author="Microsoft Office User" w:date="2018-04-03T15:04:00Z">
              <w:rPr/>
            </w:rPrChange>
          </w:rPr>
          <w:t>y_atc_ctr</w:t>
        </w:r>
        <w:proofErr w:type="spellEnd"/>
        <w:r>
          <w:t>.</w:t>
        </w:r>
      </w:ins>
    </w:p>
    <w:p w14:paraId="7E5004B0" w14:textId="77777777" w:rsidR="00706F6D" w:rsidRPr="00706F6D" w:rsidRDefault="00706F6D" w:rsidP="00706F6D">
      <w:pPr>
        <w:ind w:left="720"/>
      </w:pPr>
    </w:p>
    <w:p w14:paraId="761E8501" w14:textId="65396C1C" w:rsidR="0071025F" w:rsidRDefault="0071025F" w:rsidP="0071025F">
      <w:pPr>
        <w:pStyle w:val="Heading3"/>
      </w:pPr>
      <w:bookmarkStart w:id="370" w:name="_Toc497824349"/>
      <w:r>
        <w:t>Calculate the reference surface and corrected heights for selected pairs</w:t>
      </w:r>
      <w:bookmarkEnd w:id="370"/>
    </w:p>
    <w:p w14:paraId="619ED32C" w14:textId="63FB60D2" w:rsidR="00F42B9F" w:rsidRDefault="00D944E5" w:rsidP="00F42B9F">
      <w:pPr>
        <w:rPr>
          <w:b/>
        </w:rPr>
      </w:pPr>
      <w:r>
        <w:rPr>
          <w:b/>
        </w:rPr>
        <w:t>Inputs:</w:t>
      </w:r>
    </w:p>
    <w:p w14:paraId="5CC141BF" w14:textId="69F1F47C" w:rsidR="00D944E5" w:rsidRDefault="00D944E5" w:rsidP="00F42B9F">
      <w:r w:rsidRPr="00D944E5">
        <w:rPr>
          <w:i/>
        </w:rPr>
        <w:t>D_ATL06</w:t>
      </w:r>
      <w:r>
        <w:t>: ATL06 structure for the current center point.</w:t>
      </w:r>
      <w:r w:rsidRPr="00D944E5">
        <w:rPr>
          <w:i/>
        </w:rPr>
        <w:t xml:space="preserve"> </w:t>
      </w:r>
    </w:p>
    <w:p w14:paraId="760960E0" w14:textId="18259F44" w:rsidR="00D944E5" w:rsidRPr="00D944E5" w:rsidRDefault="00D944E5" w:rsidP="00F42B9F">
      <w:del w:id="371" w:author="Microsoft Office User" w:date="2018-04-03T14:37:00Z">
        <w:r w:rsidDel="003D4385">
          <w:rPr>
            <w:i/>
          </w:rPr>
          <w:delText>Selected</w:delText>
        </w:r>
      </w:del>
      <w:proofErr w:type="spellStart"/>
      <w:ins w:id="372" w:author="Microsoft Office User" w:date="2018-04-03T14:37:00Z">
        <w:r w:rsidR="003D4385">
          <w:rPr>
            <w:i/>
          </w:rPr>
          <w:t>Valid</w:t>
        </w:r>
      </w:ins>
      <w:r>
        <w:rPr>
          <w:i/>
        </w:rPr>
        <w:t>_pairs</w:t>
      </w:r>
      <w:proofErr w:type="spellEnd"/>
      <w:r>
        <w:rPr>
          <w:i/>
        </w:rPr>
        <w:t>:</w:t>
      </w:r>
      <w:r>
        <w:rPr>
          <w:b/>
        </w:rPr>
        <w:t xml:space="preserve"> </w:t>
      </w:r>
      <w:r>
        <w:t>Pairs selected based on parameter values and along- and across-track slope.</w:t>
      </w:r>
    </w:p>
    <w:p w14:paraId="6C9C8D2F" w14:textId="58A0201B" w:rsidR="00D944E5" w:rsidRDefault="00D944E5" w:rsidP="00F42B9F">
      <w:r>
        <w:rPr>
          <w:b/>
        </w:rPr>
        <w:t>Outputs:</w:t>
      </w:r>
    </w:p>
    <w:p w14:paraId="2B381B53" w14:textId="2E2F12A6" w:rsidR="00D944E5" w:rsidRDefault="00B2013E" w:rsidP="00F42B9F">
      <w:proofErr w:type="spellStart"/>
      <w:r>
        <w:rPr>
          <w:i/>
        </w:rPr>
        <w:t>m</w:t>
      </w:r>
      <w:r w:rsidR="00D944E5">
        <w:rPr>
          <w:i/>
        </w:rPr>
        <w:t>_surf_poly</w:t>
      </w:r>
      <w:proofErr w:type="spellEnd"/>
      <w:r w:rsidR="00D944E5">
        <w:t>: Surface polynomial fit to the selected segments.</w:t>
      </w:r>
    </w:p>
    <w:p w14:paraId="735D10DC" w14:textId="3E39F2C4" w:rsidR="00394448" w:rsidRPr="00394448" w:rsidRDefault="00B2013E" w:rsidP="00F42B9F">
      <w:pPr>
        <w:rPr>
          <w:i/>
        </w:rPr>
      </w:pPr>
      <w:proofErr w:type="spellStart"/>
      <w:r>
        <w:rPr>
          <w:i/>
        </w:rPr>
        <w:t>m</w:t>
      </w:r>
      <w:r w:rsidR="00394448">
        <w:rPr>
          <w:i/>
        </w:rPr>
        <w:t>_surf_poly_sigma</w:t>
      </w:r>
      <w:proofErr w:type="spellEnd"/>
      <w:r w:rsidR="00394448">
        <w:t xml:space="preserve">: Formal error in the components of </w:t>
      </w:r>
      <w:proofErr w:type="spellStart"/>
      <w:r w:rsidR="00394448">
        <w:rPr>
          <w:i/>
        </w:rPr>
        <w:t>m_surf_poly</w:t>
      </w:r>
      <w:proofErr w:type="spellEnd"/>
      <w:r w:rsidR="00394448">
        <w:rPr>
          <w:i/>
        </w:rPr>
        <w:t>.</w:t>
      </w:r>
    </w:p>
    <w:p w14:paraId="763CCDF7" w14:textId="4A4ED786" w:rsidR="00394448" w:rsidRDefault="00394448" w:rsidP="00F42B9F">
      <w:proofErr w:type="spellStart"/>
      <w:r>
        <w:rPr>
          <w:i/>
        </w:rPr>
        <w:t>r_surf_poly</w:t>
      </w:r>
      <w:proofErr w:type="spellEnd"/>
      <w:r>
        <w:rPr>
          <w:i/>
        </w:rPr>
        <w:t>:</w:t>
      </w:r>
      <w:r>
        <w:rPr>
          <w:b/>
        </w:rPr>
        <w:t xml:space="preserve"> </w:t>
      </w:r>
      <w:r>
        <w:t xml:space="preserve">segment residuals to </w:t>
      </w:r>
      <w:proofErr w:type="spellStart"/>
      <w:r w:rsidRPr="00394448">
        <w:rPr>
          <w:i/>
        </w:rPr>
        <w:t>m_surf_poly</w:t>
      </w:r>
      <w:proofErr w:type="spellEnd"/>
      <w:r>
        <w:t xml:space="preserve">. </w:t>
      </w:r>
    </w:p>
    <w:p w14:paraId="63249FF0" w14:textId="14988C8A" w:rsidR="00394448" w:rsidRDefault="00B2013E" w:rsidP="00F42B9F">
      <w:proofErr w:type="spellStart"/>
      <w:r>
        <w:rPr>
          <w:i/>
        </w:rPr>
        <w:t>p</w:t>
      </w:r>
      <w:r w:rsidR="00394448">
        <w:rPr>
          <w:i/>
        </w:rPr>
        <w:t>ass_h_shapecorr</w:t>
      </w:r>
      <w:proofErr w:type="spellEnd"/>
      <w:r w:rsidR="000D5D7F">
        <w:t>:  corrected height</w:t>
      </w:r>
      <w:r w:rsidR="00394448">
        <w:t xml:space="preserve"> </w:t>
      </w:r>
      <w:r w:rsidR="000D5D7F">
        <w:t>for each pass</w:t>
      </w:r>
    </w:p>
    <w:p w14:paraId="2C4C5D38" w14:textId="3BB92AC5" w:rsidR="00B2013E" w:rsidRDefault="00B2013E" w:rsidP="00F42B9F">
      <w:proofErr w:type="spellStart"/>
      <w:r>
        <w:rPr>
          <w:i/>
        </w:rPr>
        <w:t>pass_h_shapecorr_sigma</w:t>
      </w:r>
      <w:proofErr w:type="spellEnd"/>
      <w:r>
        <w:rPr>
          <w:i/>
        </w:rPr>
        <w:t xml:space="preserve">: </w:t>
      </w:r>
      <w:r>
        <w:t>F</w:t>
      </w:r>
      <w:r w:rsidR="000D5D7F">
        <w:t>ormal error in corrected height for each pass</w:t>
      </w:r>
    </w:p>
    <w:p w14:paraId="111CA773" w14:textId="06E1F115" w:rsidR="00BD5C99" w:rsidRDefault="00BD5C99" w:rsidP="00F42B9F">
      <w:proofErr w:type="spellStart"/>
      <w:r>
        <w:rPr>
          <w:i/>
        </w:rPr>
        <w:t>G_full_</w:t>
      </w:r>
      <w:r w:rsidR="00A34AD6">
        <w:rPr>
          <w:i/>
        </w:rPr>
        <w:t>surf</w:t>
      </w:r>
      <w:proofErr w:type="spellEnd"/>
      <w:r>
        <w:rPr>
          <w:i/>
        </w:rPr>
        <w:t>:</w:t>
      </w:r>
      <w:r>
        <w:t xml:space="preserve"> A matrix used in fitting the reference surface to the data.</w:t>
      </w:r>
    </w:p>
    <w:p w14:paraId="40271C1B" w14:textId="422F59D7" w:rsidR="00A34AD6" w:rsidRDefault="00A34AD6" w:rsidP="00F42B9F">
      <w:proofErr w:type="spellStart"/>
      <w:r w:rsidRPr="00A34AD6">
        <w:rPr>
          <w:i/>
        </w:rPr>
        <w:t>C_m_surf</w:t>
      </w:r>
      <w:proofErr w:type="spellEnd"/>
      <w:r>
        <w:t>: Covariance matrix for the reference surface model.</w:t>
      </w:r>
    </w:p>
    <w:p w14:paraId="76F4DF23" w14:textId="76D40DEC" w:rsidR="00A34AD6" w:rsidRPr="00A34AD6" w:rsidRDefault="00A34AD6" w:rsidP="00F42B9F">
      <w:proofErr w:type="spellStart"/>
      <w:r>
        <w:rPr>
          <w:i/>
        </w:rPr>
        <w:t>h_poly_seg</w:t>
      </w:r>
      <w:proofErr w:type="spellEnd"/>
      <w:r>
        <w:rPr>
          <w:i/>
        </w:rPr>
        <w:t xml:space="preserve">: </w:t>
      </w:r>
      <w:r>
        <w:t>Reference-surface heights for all segments</w:t>
      </w:r>
    </w:p>
    <w:p w14:paraId="75C6B87C" w14:textId="385CD20A" w:rsidR="00BD5C99" w:rsidRDefault="00BD5C99" w:rsidP="00F42B9F">
      <w:pPr>
        <w:rPr>
          <w:i/>
        </w:rPr>
      </w:pPr>
      <w:proofErr w:type="spellStart"/>
      <w:r>
        <w:rPr>
          <w:i/>
        </w:rPr>
        <w:t>degree_list_x</w:t>
      </w:r>
      <w:proofErr w:type="spellEnd"/>
      <w:r>
        <w:rPr>
          <w:i/>
        </w:rPr>
        <w:t xml:space="preserve">: </w:t>
      </w:r>
      <w:r w:rsidRPr="00BD5C99">
        <w:t>The x degrees corresponding to the columns</w:t>
      </w:r>
      <w:r>
        <w:rPr>
          <w:i/>
        </w:rPr>
        <w:t xml:space="preserve"> of </w:t>
      </w:r>
      <w:proofErr w:type="spellStart"/>
      <w:r>
        <w:rPr>
          <w:i/>
        </w:rPr>
        <w:t>G_full_poly</w:t>
      </w:r>
      <w:proofErr w:type="spellEnd"/>
      <w:r>
        <w:rPr>
          <w:i/>
        </w:rPr>
        <w:t>.</w:t>
      </w:r>
    </w:p>
    <w:p w14:paraId="1AE7F29F" w14:textId="04E3F3D5" w:rsidR="00BD5C99" w:rsidRPr="00BD5C99" w:rsidRDefault="00BD5C99" w:rsidP="00F42B9F">
      <w:pPr>
        <w:rPr>
          <w:i/>
        </w:rPr>
      </w:pPr>
      <w:proofErr w:type="spellStart"/>
      <w:r>
        <w:rPr>
          <w:i/>
        </w:rPr>
        <w:t>degree_list_y</w:t>
      </w:r>
      <w:proofErr w:type="spellEnd"/>
      <w:r>
        <w:rPr>
          <w:i/>
        </w:rPr>
        <w:t xml:space="preserve">: </w:t>
      </w:r>
      <w:r>
        <w:t>The y</w:t>
      </w:r>
      <w:r w:rsidRPr="00BD5C99">
        <w:t xml:space="preserve"> degrees corresponding to the columns</w:t>
      </w:r>
      <w:r>
        <w:rPr>
          <w:i/>
        </w:rPr>
        <w:t xml:space="preserve"> of </w:t>
      </w:r>
      <w:proofErr w:type="spellStart"/>
      <w:r>
        <w:rPr>
          <w:i/>
        </w:rPr>
        <w:t>G_full_poly</w:t>
      </w:r>
      <w:proofErr w:type="spellEnd"/>
      <w:r>
        <w:rPr>
          <w:i/>
        </w:rPr>
        <w:t>.</w:t>
      </w:r>
    </w:p>
    <w:p w14:paraId="595AE0E7" w14:textId="3EAD3163" w:rsidR="00FF211C" w:rsidRDefault="00FF211C" w:rsidP="00F42B9F">
      <w:pPr>
        <w:rPr>
          <w:b/>
        </w:rPr>
      </w:pPr>
      <w:r w:rsidRPr="00FF211C">
        <w:rPr>
          <w:b/>
        </w:rPr>
        <w:t>Parameters:</w:t>
      </w:r>
      <w:r>
        <w:rPr>
          <w:b/>
        </w:rPr>
        <w:t xml:space="preserve"> </w:t>
      </w:r>
    </w:p>
    <w:p w14:paraId="014E94C0" w14:textId="3C17914B" w:rsidR="00FF211C" w:rsidRPr="00FF211C" w:rsidRDefault="00BD5C99" w:rsidP="00F42B9F">
      <w:proofErr w:type="spellStart"/>
      <w:r>
        <w:rPr>
          <w:i/>
        </w:rPr>
        <w:t>p</w:t>
      </w:r>
      <w:r w:rsidR="00FF211C">
        <w:rPr>
          <w:i/>
        </w:rPr>
        <w:t>oly_max_degree_AT</w:t>
      </w:r>
      <w:proofErr w:type="spellEnd"/>
      <w:r w:rsidR="00FF211C">
        <w:rPr>
          <w:i/>
        </w:rPr>
        <w:t xml:space="preserve">:  </w:t>
      </w:r>
      <w:r w:rsidR="00FF211C">
        <w:t xml:space="preserve">Maximum polynomial degree for the </w:t>
      </w:r>
      <w:proofErr w:type="spellStart"/>
      <w:r w:rsidR="00FF211C">
        <w:t>along</w:t>
      </w:r>
      <w:proofErr w:type="spellEnd"/>
      <w:r w:rsidR="00FF211C">
        <w:t>-track fit</w:t>
      </w:r>
    </w:p>
    <w:p w14:paraId="4B916136" w14:textId="06210350" w:rsidR="00FF211C" w:rsidRDefault="00BD5C99" w:rsidP="00F42B9F">
      <w:proofErr w:type="spellStart"/>
      <w:r w:rsidRPr="00CE0F3E">
        <w:rPr>
          <w:i/>
          <w:highlight w:val="yellow"/>
          <w:rPrChange w:id="373" w:author="Ben Smith" w:date="2018-02-22T12:49:00Z">
            <w:rPr>
              <w:i/>
            </w:rPr>
          </w:rPrChange>
        </w:rPr>
        <w:t>p</w:t>
      </w:r>
      <w:r w:rsidR="00F451A3" w:rsidRPr="00CE0F3E">
        <w:rPr>
          <w:i/>
          <w:highlight w:val="yellow"/>
          <w:rPrChange w:id="374" w:author="Ben Smith" w:date="2018-02-22T12:49:00Z">
            <w:rPr>
              <w:i/>
            </w:rPr>
          </w:rPrChange>
        </w:rPr>
        <w:t>oly_max_degree</w:t>
      </w:r>
      <w:ins w:id="375" w:author="Ben Smith" w:date="2018-02-22T12:49:00Z">
        <w:r w:rsidR="00CE0F3E" w:rsidRPr="00CE0F3E">
          <w:rPr>
            <w:i/>
            <w:highlight w:val="yellow"/>
            <w:rPrChange w:id="376" w:author="Ben Smith" w:date="2018-02-22T12:49:00Z">
              <w:rPr>
                <w:i/>
              </w:rPr>
            </w:rPrChange>
          </w:rPr>
          <w:t>_XT</w:t>
        </w:r>
        <w:proofErr w:type="spellEnd"/>
        <w:r w:rsidR="00CE0F3E" w:rsidRPr="00CE0F3E">
          <w:rPr>
            <w:i/>
            <w:highlight w:val="yellow"/>
            <w:rPrChange w:id="377" w:author="Ben Smith" w:date="2018-02-22T12:49:00Z">
              <w:rPr>
                <w:i/>
              </w:rPr>
            </w:rPrChange>
          </w:rPr>
          <w:t>:</w:t>
        </w:r>
      </w:ins>
      <w:del w:id="378" w:author="Ben Smith" w:date="2018-02-22T12:49:00Z">
        <w:r w:rsidR="00FF211C" w:rsidRPr="00CE0F3E" w:rsidDel="00CE0F3E">
          <w:rPr>
            <w:i/>
            <w:highlight w:val="yellow"/>
            <w:rPrChange w:id="379" w:author="Ben Smith" w:date="2018-02-22T12:49:00Z">
              <w:rPr>
                <w:i/>
              </w:rPr>
            </w:rPrChange>
          </w:rPr>
          <w:delText>:</w:delText>
        </w:r>
      </w:del>
      <w:r w:rsidR="00FF211C" w:rsidRPr="00CE0F3E">
        <w:rPr>
          <w:highlight w:val="yellow"/>
          <w:rPrChange w:id="380" w:author="Ben Smith" w:date="2018-02-22T12:49:00Z">
            <w:rPr/>
          </w:rPrChange>
        </w:rPr>
        <w:t xml:space="preserve">  Maximum polynomial degree for </w:t>
      </w:r>
      <w:ins w:id="381" w:author="Ben Smith" w:date="2018-02-22T12:49:00Z">
        <w:r w:rsidR="00CE0F3E" w:rsidRPr="00CE0F3E">
          <w:rPr>
            <w:highlight w:val="yellow"/>
            <w:rPrChange w:id="382" w:author="Ben Smith" w:date="2018-02-22T12:49:00Z">
              <w:rPr/>
            </w:rPrChange>
          </w:rPr>
          <w:t xml:space="preserve">the </w:t>
        </w:r>
      </w:ins>
      <w:del w:id="383" w:author="Ben Smith" w:date="2018-02-22T12:49:00Z">
        <w:r w:rsidR="00FF211C" w:rsidRPr="00CE0F3E" w:rsidDel="00CE0F3E">
          <w:rPr>
            <w:highlight w:val="yellow"/>
            <w:rPrChange w:id="384" w:author="Ben Smith" w:date="2018-02-22T12:49:00Z">
              <w:rPr/>
            </w:rPrChange>
          </w:rPr>
          <w:delText xml:space="preserve">the </w:delText>
        </w:r>
        <w:r w:rsidR="00F451A3" w:rsidRPr="00CE0F3E" w:rsidDel="00CE0F3E">
          <w:rPr>
            <w:highlight w:val="yellow"/>
            <w:rPrChange w:id="385" w:author="Ben Smith" w:date="2018-02-22T12:49:00Z">
              <w:rPr/>
            </w:rPrChange>
          </w:rPr>
          <w:delText>polynomial</w:delText>
        </w:r>
      </w:del>
      <w:ins w:id="386" w:author="Ben Smith" w:date="2018-02-22T12:49:00Z">
        <w:r w:rsidR="00CE0F3E" w:rsidRPr="00CE0F3E">
          <w:rPr>
            <w:highlight w:val="yellow"/>
            <w:rPrChange w:id="387" w:author="Ben Smith" w:date="2018-02-22T12:49:00Z">
              <w:rPr/>
            </w:rPrChange>
          </w:rPr>
          <w:t>across-track</w:t>
        </w:r>
      </w:ins>
      <w:r w:rsidR="00F451A3" w:rsidRPr="00CE0F3E">
        <w:rPr>
          <w:highlight w:val="yellow"/>
          <w:rPrChange w:id="388" w:author="Ben Smith" w:date="2018-02-22T12:49:00Z">
            <w:rPr/>
          </w:rPrChange>
        </w:rPr>
        <w:t xml:space="preserve"> fit.</w:t>
      </w:r>
    </w:p>
    <w:p w14:paraId="444E2AF1" w14:textId="46A01BBE" w:rsidR="00FF211C" w:rsidRPr="00FF211C" w:rsidRDefault="00BD5C99" w:rsidP="00F42B9F">
      <w:r>
        <w:rPr>
          <w:i/>
        </w:rPr>
        <w:t>t</w:t>
      </w:r>
      <w:r w:rsidR="00FF211C">
        <w:rPr>
          <w:i/>
        </w:rPr>
        <w:t>0:</w:t>
      </w:r>
      <w:r w:rsidR="00FF211C">
        <w:t xml:space="preserve"> Half the duration of the mission (equal to the time of the last-possible elevation value minus the time of the start of data collection, divided by two). </w:t>
      </w:r>
    </w:p>
    <w:p w14:paraId="298D3371" w14:textId="575069F0" w:rsidR="004230FB" w:rsidRDefault="004230FB" w:rsidP="00F42B9F">
      <w:pPr>
        <w:rPr>
          <w:ins w:id="389" w:author="Ben Smith" w:date="2018-02-22T12:52:00Z"/>
        </w:rPr>
      </w:pPr>
      <w:proofErr w:type="spellStart"/>
      <w:r>
        <w:rPr>
          <w:i/>
        </w:rPr>
        <w:t>Selected_segments</w:t>
      </w:r>
      <w:proofErr w:type="spellEnd"/>
      <w:r>
        <w:rPr>
          <w:i/>
        </w:rPr>
        <w:t xml:space="preserve">: </w:t>
      </w:r>
      <w:r>
        <w:t xml:space="preserve"> A set of arrays (one per pass) listing the selected segments after all editing steps are complete. </w:t>
      </w:r>
    </w:p>
    <w:p w14:paraId="0E89B073" w14:textId="04B6B9A2" w:rsidR="00CE0F3E" w:rsidRPr="00CE0F3E" w:rsidRDefault="00CE0F3E" w:rsidP="00F42B9F">
      <w:pPr>
        <w:rPr>
          <w:ins w:id="390" w:author="Ben Smith" w:date="2018-02-22T12:53:00Z"/>
          <w:b/>
          <w:highlight w:val="yellow"/>
          <w:rPrChange w:id="391" w:author="Ben Smith" w:date="2018-02-22T12:53:00Z">
            <w:rPr>
              <w:ins w:id="392" w:author="Ben Smith" w:date="2018-02-22T12:53:00Z"/>
              <w:b/>
            </w:rPr>
          </w:rPrChange>
        </w:rPr>
      </w:pPr>
      <w:ins w:id="393" w:author="Ben Smith" w:date="2018-02-22T12:52:00Z">
        <w:r w:rsidRPr="00CE0F3E">
          <w:rPr>
            <w:b/>
            <w:highlight w:val="yellow"/>
            <w:rPrChange w:id="394" w:author="Ben Smith" w:date="2018-02-22T12:53:00Z">
              <w:rPr/>
            </w:rPrChange>
          </w:rPr>
          <w:t>Constants:</w:t>
        </w:r>
      </w:ins>
    </w:p>
    <w:p w14:paraId="5395E588" w14:textId="6328515E" w:rsidR="00CE0F3E" w:rsidRPr="00CE0F3E" w:rsidRDefault="00CE0F3E" w:rsidP="00F42B9F">
      <w:pPr>
        <w:rPr>
          <w:ins w:id="395" w:author="Ben Smith" w:date="2018-02-22T12:53:00Z"/>
          <w:highlight w:val="yellow"/>
          <w:rPrChange w:id="396" w:author="Ben Smith" w:date="2018-02-22T12:53:00Z">
            <w:rPr>
              <w:ins w:id="397" w:author="Ben Smith" w:date="2018-02-22T12:53:00Z"/>
            </w:rPr>
          </w:rPrChange>
        </w:rPr>
      </w:pPr>
      <w:proofErr w:type="spellStart"/>
      <w:ins w:id="398" w:author="Ben Smith" w:date="2018-02-22T12:53:00Z">
        <w:r w:rsidRPr="00CE0F3E">
          <w:rPr>
            <w:i/>
            <w:highlight w:val="yellow"/>
            <w:rPrChange w:id="399" w:author="Ben Smith" w:date="2018-02-22T12:53:00Z">
              <w:rPr>
                <w:i/>
              </w:rPr>
            </w:rPrChange>
          </w:rPr>
          <w:t>xy_scale</w:t>
        </w:r>
        <w:proofErr w:type="spellEnd"/>
        <w:r w:rsidRPr="00CE0F3E">
          <w:rPr>
            <w:i/>
            <w:highlight w:val="yellow"/>
            <w:rPrChange w:id="400" w:author="Ben Smith" w:date="2018-02-22T12:53:00Z">
              <w:rPr>
                <w:i/>
              </w:rPr>
            </w:rPrChange>
          </w:rPr>
          <w:t xml:space="preserve">: </w:t>
        </w:r>
        <w:r w:rsidRPr="00CE0F3E">
          <w:rPr>
            <w:highlight w:val="yellow"/>
            <w:rPrChange w:id="401" w:author="Ben Smith" w:date="2018-02-22T12:53:00Z">
              <w:rPr/>
            </w:rPrChange>
          </w:rPr>
          <w:t>The horizontal scaling value used in polynomial fits, equal to 100 m</w:t>
        </w:r>
      </w:ins>
    </w:p>
    <w:p w14:paraId="7CD71AB3" w14:textId="731E48FD" w:rsidR="00CE0F3E" w:rsidRPr="00CE0F3E" w:rsidRDefault="00CE0F3E" w:rsidP="00F42B9F">
      <w:proofErr w:type="spellStart"/>
      <w:ins w:id="402" w:author="Ben Smith" w:date="2018-02-22T12:53:00Z">
        <w:r w:rsidRPr="00CE0F3E">
          <w:rPr>
            <w:i/>
            <w:highlight w:val="yellow"/>
            <w:rPrChange w:id="403" w:author="Ben Smith" w:date="2018-02-22T12:53:00Z">
              <w:rPr/>
            </w:rPrChange>
          </w:rPr>
          <w:t>t_scale</w:t>
        </w:r>
        <w:proofErr w:type="spellEnd"/>
        <w:r w:rsidRPr="00CE0F3E">
          <w:rPr>
            <w:highlight w:val="yellow"/>
            <w:rPrChange w:id="404" w:author="Ben Smith" w:date="2018-02-22T12:53:00Z">
              <w:rPr/>
            </w:rPrChange>
          </w:rPr>
          <w:t>: the time scale used in polynomial fits, equal to 1 year</w:t>
        </w:r>
        <w:r>
          <w:t>.</w:t>
        </w:r>
      </w:ins>
    </w:p>
    <w:p w14:paraId="40AB3546" w14:textId="329A69BC" w:rsidR="00394448" w:rsidRDefault="00394448" w:rsidP="00F42B9F">
      <w:r>
        <w:rPr>
          <w:b/>
        </w:rPr>
        <w:t>Algorithm</w:t>
      </w:r>
      <w:r>
        <w:t>:</w:t>
      </w:r>
    </w:p>
    <w:p w14:paraId="7E05765B" w14:textId="2DE6C944" w:rsidR="00394448" w:rsidRDefault="00394448" w:rsidP="00075E6D">
      <w:pPr>
        <w:ind w:firstLine="720"/>
      </w:pPr>
      <w:r>
        <w:lastRenderedPageBreak/>
        <w:t xml:space="preserve">1. </w:t>
      </w:r>
      <w:r w:rsidR="001520F9">
        <w:t xml:space="preserve">Build the </w:t>
      </w:r>
      <w:r w:rsidR="00075E6D">
        <w:t xml:space="preserve">pass </w:t>
      </w:r>
      <w:r w:rsidR="004230FB">
        <w:t>design matrix:</w:t>
      </w:r>
      <w:r w:rsidR="00075E6D">
        <w:t xml:space="preserve"> </w:t>
      </w:r>
      <w:r w:rsidR="00075E6D">
        <w:rPr>
          <w:b/>
          <w:i/>
        </w:rPr>
        <w:t>G_full_z0</w:t>
      </w:r>
      <w:r w:rsidR="00075E6D">
        <w:t xml:space="preserve"> is a matrix that has one column for each distinct pass in </w:t>
      </w:r>
      <w:proofErr w:type="spellStart"/>
      <w:r w:rsidR="00075E6D">
        <w:rPr>
          <w:i/>
        </w:rPr>
        <w:t>selected_pairs</w:t>
      </w:r>
      <w:proofErr w:type="spellEnd"/>
      <w:r w:rsidR="00075E6D">
        <w:t xml:space="preserve"> and one row for each segment whose pair is in </w:t>
      </w:r>
      <w:r w:rsidR="00075E6D">
        <w:rPr>
          <w:i/>
        </w:rPr>
        <w:t>selected pairs</w:t>
      </w:r>
      <w:r w:rsidR="00075E6D">
        <w:t xml:space="preserve">.  </w:t>
      </w:r>
      <w:r w:rsidR="00075E6D" w:rsidRPr="00CE0F3E">
        <w:rPr>
          <w:highlight w:val="yellow"/>
          <w:rPrChange w:id="405" w:author="Ben Smith" w:date="2018-02-22T12:48:00Z">
            <w:rPr/>
          </w:rPrChange>
        </w:rPr>
        <w:t xml:space="preserve">For each segment, the corresponding row of </w:t>
      </w:r>
      <w:r w:rsidR="00075E6D" w:rsidRPr="00CE0F3E">
        <w:rPr>
          <w:b/>
          <w:i/>
          <w:highlight w:val="yellow"/>
          <w:rPrChange w:id="406" w:author="Ben Smith" w:date="2018-02-22T12:48:00Z">
            <w:rPr>
              <w:b/>
              <w:i/>
            </w:rPr>
          </w:rPrChange>
        </w:rPr>
        <w:t xml:space="preserve">G_full_z0 </w:t>
      </w:r>
      <w:r w:rsidR="00075E6D" w:rsidRPr="00CE0F3E">
        <w:rPr>
          <w:highlight w:val="yellow"/>
          <w:rPrChange w:id="407" w:author="Ben Smith" w:date="2018-02-22T12:48:00Z">
            <w:rPr/>
          </w:rPrChange>
        </w:rPr>
        <w:t xml:space="preserve">is </w:t>
      </w:r>
      <w:del w:id="408" w:author="Ben Smith" w:date="2018-02-22T12:47:00Z">
        <w:r w:rsidR="00075E6D" w:rsidRPr="00CE0F3E" w:rsidDel="00CE0F3E">
          <w:rPr>
            <w:highlight w:val="yellow"/>
            <w:rPrChange w:id="409" w:author="Ben Smith" w:date="2018-02-22T12:48:00Z">
              <w:rPr/>
            </w:rPrChange>
          </w:rPr>
          <w:delText xml:space="preserve">1 for the pass of that </w:delText>
        </w:r>
      </w:del>
      <w:ins w:id="410" w:author="Ben Smith" w:date="2018-02-22T12:48:00Z">
        <w:r w:rsidR="00CE0F3E" w:rsidRPr="00CE0F3E">
          <w:rPr>
            <w:highlight w:val="yellow"/>
            <w:rPrChange w:id="411" w:author="Ben Smith" w:date="2018-02-22T12:48:00Z">
              <w:rPr/>
            </w:rPrChange>
          </w:rPr>
          <w:t xml:space="preserve">1 for the column matching the pass for that </w:t>
        </w:r>
      </w:ins>
      <w:r w:rsidR="00075E6D" w:rsidRPr="00CE0F3E">
        <w:rPr>
          <w:highlight w:val="yellow"/>
          <w:rPrChange w:id="412" w:author="Ben Smith" w:date="2018-02-22T12:48:00Z">
            <w:rPr/>
          </w:rPrChange>
        </w:rPr>
        <w:t>segment and zero otherwise.</w:t>
      </w:r>
    </w:p>
    <w:p w14:paraId="66FD7E25" w14:textId="06845B5B" w:rsidR="00075E6D" w:rsidRDefault="00075E6D" w:rsidP="00075E6D">
      <w:pPr>
        <w:ind w:firstLine="720"/>
      </w:pPr>
      <w:r>
        <w:t xml:space="preserve">2. Select the polynomial degree.   </w:t>
      </w:r>
    </w:p>
    <w:p w14:paraId="23E03D2F" w14:textId="1817CEE4" w:rsidR="00075E6D" w:rsidRPr="00F451A3" w:rsidRDefault="00075E6D" w:rsidP="00F451A3">
      <w:pPr>
        <w:ind w:firstLine="720"/>
      </w:pPr>
      <w:r>
        <w:tab/>
      </w:r>
      <w:r w:rsidR="00F451A3">
        <w:t>The</w:t>
      </w:r>
      <w:r>
        <w:t xml:space="preserve"> degree of the </w:t>
      </w:r>
      <w:r>
        <w:rPr>
          <w:i/>
        </w:rPr>
        <w:t>x</w:t>
      </w:r>
      <w:r w:rsidR="00946AFB">
        <w:t xml:space="preserve"> polynomial</w:t>
      </w:r>
      <w:r w:rsidR="00027444">
        <w:t xml:space="preserve">, </w:t>
      </w:r>
      <w:proofErr w:type="spellStart"/>
      <w:r w:rsidR="00027444">
        <w:rPr>
          <w:i/>
        </w:rPr>
        <w:t>poly_deg_x</w:t>
      </w:r>
      <w:proofErr w:type="spellEnd"/>
      <w:r w:rsidR="00027444">
        <w:rPr>
          <w:i/>
        </w:rPr>
        <w:t>,</w:t>
      </w:r>
      <w:r w:rsidR="00946AFB">
        <w:t xml:space="preserve"> is: </w:t>
      </w:r>
      <w:proofErr w:type="gramStart"/>
      <w:r w:rsidR="00946AFB" w:rsidRPr="00946AFB">
        <w:rPr>
          <w:i/>
        </w:rPr>
        <w:t>min</w:t>
      </w:r>
      <w:r w:rsidR="00946AFB">
        <w:t>(</w:t>
      </w:r>
      <w:proofErr w:type="spellStart"/>
      <w:proofErr w:type="gramEnd"/>
      <w:r w:rsidR="00946AFB">
        <w:rPr>
          <w:i/>
        </w:rPr>
        <w:t>poly_max_degree_AT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x_ATC</w:t>
      </w:r>
      <w:proofErr w:type="spellEnd"/>
      <w:r w:rsidR="00946AFB">
        <w:rPr>
          <w:i/>
        </w:rPr>
        <w:t xml:space="preserve"> </w:t>
      </w:r>
      <w:r w:rsidR="00946AFB" w:rsidRPr="00946AFB">
        <w:t>among the selected segments</w:t>
      </w:r>
      <w:r w:rsidR="00946AFB">
        <w:t xml:space="preserve"> -1)</w:t>
      </w:r>
      <w:r w:rsidR="00F451A3">
        <w:t>,</w:t>
      </w:r>
      <w:r w:rsidR="00946AFB">
        <w:t xml:space="preserve"> and the degree of the </w:t>
      </w:r>
      <w:r w:rsidR="00946AFB" w:rsidRPr="00946AFB">
        <w:rPr>
          <w:i/>
        </w:rPr>
        <w:t>y</w:t>
      </w:r>
      <w:r w:rsidR="00946AFB">
        <w:t xml:space="preserve"> polynomial</w:t>
      </w:r>
      <w:r w:rsidR="00027444">
        <w:t xml:space="preserve">, </w:t>
      </w:r>
      <w:proofErr w:type="spellStart"/>
      <w:r w:rsidR="00027444">
        <w:rPr>
          <w:i/>
        </w:rPr>
        <w:t>poly_deg_y</w:t>
      </w:r>
      <w:proofErr w:type="spellEnd"/>
      <w:r w:rsidR="00027444">
        <w:rPr>
          <w:i/>
        </w:rPr>
        <w:t>,</w:t>
      </w:r>
      <w:r w:rsidR="00027444">
        <w:t xml:space="preserve"> </w:t>
      </w:r>
      <w:r w:rsidR="00946AFB">
        <w:t xml:space="preserve"> is : </w:t>
      </w:r>
      <w:r w:rsidR="00946AFB" w:rsidRPr="00946AFB">
        <w:rPr>
          <w:i/>
        </w:rPr>
        <w:t>min</w:t>
      </w:r>
      <w:r w:rsidR="00946AFB">
        <w:t>(</w:t>
      </w:r>
      <w:proofErr w:type="spellStart"/>
      <w:r w:rsidR="00946AFB">
        <w:rPr>
          <w:i/>
        </w:rPr>
        <w:t>poly_max_degree_XT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y_ATC</w:t>
      </w:r>
      <w:proofErr w:type="spellEnd"/>
      <w:r w:rsidR="00946AFB">
        <w:rPr>
          <w:i/>
        </w:rPr>
        <w:t xml:space="preserve"> </w:t>
      </w:r>
      <w:r w:rsidR="00946AFB" w:rsidRPr="00946AFB">
        <w:t>among the selected segments</w:t>
      </w:r>
      <w:r w:rsidR="00946AFB">
        <w:t xml:space="preserve"> -1)</w:t>
      </w:r>
      <w:r w:rsidR="00946AFB">
        <w:tab/>
      </w:r>
      <w:r w:rsidR="00946AFB">
        <w:tab/>
      </w:r>
      <w:r w:rsidR="00946AFB" w:rsidRPr="00946AFB">
        <w:rPr>
          <w:i/>
        </w:rPr>
        <w:t xml:space="preserve"> </w:t>
      </w:r>
    </w:p>
    <w:p w14:paraId="7B3F3237" w14:textId="0C52BA79" w:rsidR="00075E6D" w:rsidRDefault="00075E6D" w:rsidP="00075E6D">
      <w:pPr>
        <w:ind w:firstLine="720"/>
      </w:pPr>
      <w:r>
        <w:t xml:space="preserve">3. </w:t>
      </w:r>
      <w:r w:rsidR="00C757D8">
        <w:t xml:space="preserve">Perform an iterative fit for the </w:t>
      </w:r>
      <w:del w:id="413" w:author="Ben Smith" w:date="2018-02-22T12:49:00Z">
        <w:r w:rsidR="00C757D8" w:rsidRPr="00CE0F3E" w:rsidDel="00CE0F3E">
          <w:rPr>
            <w:highlight w:val="yellow"/>
            <w:rPrChange w:id="414" w:author="Ben Smith" w:date="2018-02-22T12:50:00Z">
              <w:rPr/>
            </w:rPrChange>
          </w:rPr>
          <w:delText>across-track</w:delText>
        </w:r>
      </w:del>
      <w:ins w:id="415" w:author="Ben Smith" w:date="2018-02-22T12:49:00Z">
        <w:r w:rsidR="00CE0F3E" w:rsidRPr="00CE0F3E">
          <w:rPr>
            <w:highlight w:val="yellow"/>
            <w:rPrChange w:id="416" w:author="Ben Smith" w:date="2018-02-22T12:50:00Z">
              <w:rPr/>
            </w:rPrChange>
          </w:rPr>
          <w:t>reference surface</w:t>
        </w:r>
      </w:ins>
      <w:r w:rsidR="00C757D8">
        <w:t xml:space="preserve"> polynomial</w:t>
      </w:r>
      <w:r>
        <w:t xml:space="preserve">.  </w:t>
      </w:r>
    </w:p>
    <w:p w14:paraId="657C8EB0" w14:textId="31990322" w:rsidR="00075E6D" w:rsidRDefault="00027444" w:rsidP="00075E6D">
      <w:pPr>
        <w:ind w:firstLine="720"/>
      </w:pPr>
      <w:r>
        <w:t xml:space="preserve">3a. Define </w:t>
      </w:r>
      <w:proofErr w:type="spellStart"/>
      <w:r w:rsidRPr="00027444">
        <w:rPr>
          <w:i/>
        </w:rPr>
        <w:t>degree_</w:t>
      </w:r>
      <w:r w:rsidR="00075E6D" w:rsidRPr="00027444">
        <w:rPr>
          <w:i/>
        </w:rPr>
        <w:t>list</w:t>
      </w:r>
      <w:r w:rsidRPr="00027444">
        <w:rPr>
          <w:i/>
        </w:rPr>
        <w:t>_x</w:t>
      </w:r>
      <w:proofErr w:type="spellEnd"/>
      <w:r>
        <w:t xml:space="preserve"> and </w:t>
      </w:r>
      <w:proofErr w:type="spellStart"/>
      <w:r w:rsidRPr="00027444">
        <w:rPr>
          <w:i/>
        </w:rPr>
        <w:t>degree_list_y</w:t>
      </w:r>
      <w:proofErr w:type="spellEnd"/>
      <w:r>
        <w:t>:   Th</w:t>
      </w:r>
      <w:del w:id="417" w:author="Ben Smith" w:date="2018-02-22T13:08:00Z">
        <w:r w:rsidDel="00B70243">
          <w:delText>e</w:delText>
        </w:r>
      </w:del>
      <w:ins w:id="418" w:author="Ben Smith" w:date="2018-02-22T13:08:00Z">
        <w:r w:rsidR="00B70243">
          <w:t>is</w:t>
        </w:r>
      </w:ins>
      <w:del w:id="419" w:author="Ben Smith" w:date="2018-02-22T13:08:00Z">
        <w:r w:rsidDel="00B70243">
          <w:delText>se</w:delText>
        </w:r>
      </w:del>
      <w:r w:rsidR="00946AFB">
        <w:t xml:space="preserve"> array defines the </w:t>
      </w:r>
      <w:r w:rsidR="00946AFB">
        <w:rPr>
          <w:i/>
        </w:rPr>
        <w:t>x</w:t>
      </w:r>
      <w:r w:rsidR="00946AFB">
        <w:t xml:space="preserve"> and </w:t>
      </w:r>
      <w:r w:rsidR="00946AFB">
        <w:rPr>
          <w:i/>
        </w:rPr>
        <w:t>y</w:t>
      </w:r>
      <w:r w:rsidR="00946AFB">
        <w:t xml:space="preserve"> degree of the polynomial coefficients in the polynomial surface model.  </w:t>
      </w:r>
      <w:r w:rsidR="00075E6D">
        <w:t xml:space="preserve"> </w:t>
      </w:r>
      <w:r>
        <w:t xml:space="preserve">There is one component for each unique degree combination of </w:t>
      </w:r>
      <w:r>
        <w:rPr>
          <w:i/>
        </w:rPr>
        <w:t>x</w:t>
      </w:r>
      <w:r>
        <w:t xml:space="preserve"> degrees between 0 and </w:t>
      </w:r>
      <w:proofErr w:type="spellStart"/>
      <w:r>
        <w:rPr>
          <w:i/>
        </w:rPr>
        <w:t>poly_deg_x</w:t>
      </w:r>
      <w:proofErr w:type="spellEnd"/>
      <w:r>
        <w:t xml:space="preserve"> and for </w:t>
      </w:r>
      <w:r>
        <w:rPr>
          <w:i/>
        </w:rPr>
        <w:t>y</w:t>
      </w:r>
      <w:r>
        <w:t xml:space="preserve"> degree between 0 and </w:t>
      </w:r>
      <w:proofErr w:type="spellStart"/>
      <w:r>
        <w:rPr>
          <w:i/>
        </w:rPr>
        <w:t>poly_deg_y</w:t>
      </w:r>
      <w:proofErr w:type="spellEnd"/>
      <w:r w:rsidR="006D28CC">
        <w:t xml:space="preserve"> that has </w:t>
      </w:r>
      <w:proofErr w:type="spellStart"/>
      <w:r w:rsidR="006D28CC" w:rsidRPr="006D28CC">
        <w:rPr>
          <w:i/>
        </w:rPr>
        <w:t>x_degree</w:t>
      </w:r>
      <w:proofErr w:type="spellEnd"/>
      <w:r w:rsidR="006D28CC">
        <w:t xml:space="preserve"> </w:t>
      </w:r>
      <w:r w:rsidR="006D28CC" w:rsidRPr="006D28CC">
        <w:rPr>
          <w:i/>
        </w:rPr>
        <w:t xml:space="preserve">+ </w:t>
      </w:r>
      <w:proofErr w:type="spellStart"/>
      <w:r w:rsidR="006D28CC" w:rsidRPr="006D28CC">
        <w:rPr>
          <w:i/>
        </w:rPr>
        <w:t>y_degree</w:t>
      </w:r>
      <w:proofErr w:type="spellEnd"/>
      <w:r w:rsidR="006D28CC">
        <w:t xml:space="preserve"> &lt;= </w:t>
      </w:r>
      <w:proofErr w:type="gramStart"/>
      <w:r w:rsidR="006D28CC" w:rsidRPr="006D28CC">
        <w:rPr>
          <w:i/>
        </w:rPr>
        <w:t>max(</w:t>
      </w:r>
      <w:proofErr w:type="spellStart"/>
      <w:proofErr w:type="gramEnd"/>
      <w:r w:rsidR="006D28CC" w:rsidRPr="006D28CC">
        <w:rPr>
          <w:i/>
        </w:rPr>
        <w:t>poly_deg_x</w:t>
      </w:r>
      <w:proofErr w:type="spellEnd"/>
      <w:r w:rsidR="006D28CC" w:rsidRPr="006D28CC">
        <w:rPr>
          <w:i/>
        </w:rPr>
        <w:t xml:space="preserve">, </w:t>
      </w:r>
      <w:proofErr w:type="spellStart"/>
      <w:r w:rsidR="006D28CC" w:rsidRPr="006D28CC">
        <w:rPr>
          <w:i/>
        </w:rPr>
        <w:t>poly_deg_y</w:t>
      </w:r>
      <w:proofErr w:type="spellEnd"/>
      <w:r w:rsidR="006D28CC" w:rsidRPr="006D28CC">
        <w:rPr>
          <w:i/>
        </w:rPr>
        <w:t>)</w:t>
      </w:r>
      <w:r w:rsidR="006D28CC">
        <w:t xml:space="preserve">, </w:t>
      </w:r>
      <w:r>
        <w:t xml:space="preserve">except that there is no </w:t>
      </w:r>
      <w:proofErr w:type="spellStart"/>
      <w:r w:rsidR="006D28CC">
        <w:rPr>
          <w:i/>
        </w:rPr>
        <w:t>x_</w:t>
      </w:r>
      <w:r>
        <w:rPr>
          <w:i/>
        </w:rPr>
        <w:t>degree</w:t>
      </w:r>
      <w:proofErr w:type="spellEnd"/>
      <w:r>
        <w:rPr>
          <w:i/>
        </w:rPr>
        <w:t xml:space="preserve">=0 </w:t>
      </w:r>
      <w:r>
        <w:t xml:space="preserve">and </w:t>
      </w:r>
      <w:proofErr w:type="spellStart"/>
      <w:r w:rsidR="006D28CC">
        <w:rPr>
          <w:i/>
        </w:rPr>
        <w:t>y_</w:t>
      </w:r>
      <w:r>
        <w:rPr>
          <w:i/>
        </w:rPr>
        <w:t>degree</w:t>
      </w:r>
      <w:proofErr w:type="spellEnd"/>
      <w:r>
        <w:rPr>
          <w:i/>
        </w:rPr>
        <w:t>=0</w:t>
      </w:r>
      <w:r>
        <w:t xml:space="preserve"> combination.  They are sorted first by the sum of the </w:t>
      </w:r>
      <w:r>
        <w:rPr>
          <w:i/>
        </w:rPr>
        <w:t>x</w:t>
      </w:r>
      <w:r w:rsidR="006D28CC">
        <w:t xml:space="preserve"> and </w:t>
      </w:r>
      <w:r>
        <w:rPr>
          <w:i/>
        </w:rPr>
        <w:t>y</w:t>
      </w:r>
      <w:r>
        <w:t xml:space="preserve"> degrees, then by </w:t>
      </w:r>
      <w:r>
        <w:rPr>
          <w:i/>
        </w:rPr>
        <w:t>x</w:t>
      </w:r>
      <w:r>
        <w:t xml:space="preserve"> degree, then by </w:t>
      </w:r>
      <w:r>
        <w:rPr>
          <w:i/>
        </w:rPr>
        <w:t>y</w:t>
      </w:r>
      <w:r>
        <w:t xml:space="preserve"> degree.</w:t>
      </w:r>
    </w:p>
    <w:p w14:paraId="12DE788B" w14:textId="7A8C3095" w:rsidR="00027444" w:rsidRPr="00BD5C99" w:rsidRDefault="00027444" w:rsidP="00075E6D">
      <w:pPr>
        <w:ind w:firstLine="720"/>
        <w:rPr>
          <w:i/>
        </w:rPr>
      </w:pPr>
      <w:r>
        <w:t xml:space="preserve">3b.  Define the polynomial fit matrix.  </w:t>
      </w:r>
      <w:proofErr w:type="spellStart"/>
      <w:r>
        <w:rPr>
          <w:b/>
          <w:i/>
        </w:rPr>
        <w:t>G_fit_</w:t>
      </w:r>
      <w:proofErr w:type="gramStart"/>
      <w:r>
        <w:rPr>
          <w:b/>
          <w:i/>
        </w:rPr>
        <w:t>poly</w:t>
      </w:r>
      <w:proofErr w:type="spellEnd"/>
      <w:r>
        <w:rPr>
          <w:b/>
        </w:rPr>
        <w:t xml:space="preserve"> </w:t>
      </w:r>
      <w:r>
        <w:t xml:space="preserve"> has</w:t>
      </w:r>
      <w:proofErr w:type="gramEnd"/>
      <w:r>
        <w:t xml:space="preserve"> one column for each element of the polynomial degree arrays, with values equal to ((</w:t>
      </w:r>
      <w:r w:rsidRPr="00027444">
        <w:rPr>
          <w:i/>
        </w:rPr>
        <w:t>x-</w:t>
      </w:r>
      <w:proofErr w:type="spellStart"/>
      <w:r w:rsidRPr="00027444">
        <w:rPr>
          <w:i/>
        </w:rPr>
        <w:t>x_c</w:t>
      </w:r>
      <w:proofErr w:type="spellEnd"/>
      <w:r>
        <w:t>)/</w:t>
      </w:r>
      <w:del w:id="420" w:author="Ben Smith" w:date="2018-02-22T12:51:00Z">
        <w:r w:rsidRPr="00CE0F3E" w:rsidDel="00CE0F3E">
          <w:rPr>
            <w:i/>
            <w:rPrChange w:id="421" w:author="Ben Smith" w:date="2018-02-22T12:51:00Z">
              <w:rPr/>
            </w:rPrChange>
          </w:rPr>
          <w:delText>100</w:delText>
        </w:r>
      </w:del>
      <w:proofErr w:type="spellStart"/>
      <w:ins w:id="422" w:author="Ben Smith" w:date="2018-02-22T12:51:00Z">
        <w:r w:rsidR="00CE0F3E" w:rsidRPr="00CE0F3E">
          <w:rPr>
            <w:i/>
            <w:rPrChange w:id="423" w:author="Ben Smith" w:date="2018-02-22T12:51:00Z">
              <w:rPr/>
            </w:rPrChange>
          </w:rPr>
          <w:t>x_scale</w:t>
        </w:r>
      </w:ins>
      <w:proofErr w:type="spellEnd"/>
      <w:r>
        <w:t>)</w:t>
      </w:r>
      <w:proofErr w:type="spellStart"/>
      <w:r w:rsidRPr="00027444">
        <w:rPr>
          <w:vertAlign w:val="superscript"/>
        </w:rPr>
        <w:t>x_degree</w:t>
      </w:r>
      <w:proofErr w:type="spellEnd"/>
      <w:r>
        <w:t>(</w:t>
      </w:r>
      <w:r w:rsidR="00BD5C99">
        <w:t>(</w:t>
      </w:r>
      <w:r w:rsidR="00BD5C99">
        <w:rPr>
          <w:i/>
        </w:rPr>
        <w:t>y-</w:t>
      </w:r>
      <w:proofErr w:type="spellStart"/>
      <w:r w:rsidR="00BD5C99">
        <w:rPr>
          <w:i/>
        </w:rPr>
        <w:t>y</w:t>
      </w:r>
      <w:r w:rsidR="00BD5C99" w:rsidRPr="00027444">
        <w:rPr>
          <w:i/>
        </w:rPr>
        <w:t>_c</w:t>
      </w:r>
      <w:proofErr w:type="spellEnd"/>
      <w:r w:rsidR="00BD5C99">
        <w:t>)/</w:t>
      </w:r>
      <w:del w:id="424" w:author="Ben Smith" w:date="2018-02-22T12:51:00Z">
        <w:r w:rsidR="00BD5C99" w:rsidRPr="00CE0F3E" w:rsidDel="00CE0F3E">
          <w:rPr>
            <w:i/>
            <w:rPrChange w:id="425" w:author="Ben Smith" w:date="2018-02-22T12:51:00Z">
              <w:rPr/>
            </w:rPrChange>
          </w:rPr>
          <w:delText>100</w:delText>
        </w:r>
      </w:del>
      <w:proofErr w:type="spellStart"/>
      <w:ins w:id="426" w:author="Ben Smith" w:date="2018-02-22T12:51:00Z">
        <w:r w:rsidR="00CE0F3E" w:rsidRPr="00CE0F3E">
          <w:rPr>
            <w:i/>
            <w:rPrChange w:id="427" w:author="Ben Smith" w:date="2018-02-22T12:51:00Z">
              <w:rPr/>
            </w:rPrChange>
          </w:rPr>
          <w:t>x_scale</w:t>
        </w:r>
      </w:ins>
      <w:proofErr w:type="spellEnd"/>
      <w:r w:rsidR="00BD5C99">
        <w:t>)</w:t>
      </w:r>
      <w:proofErr w:type="spellStart"/>
      <w:r w:rsidR="00BD5C99">
        <w:rPr>
          <w:vertAlign w:val="superscript"/>
        </w:rPr>
        <w:t>y</w:t>
      </w:r>
      <w:r w:rsidR="00BD5C99" w:rsidRPr="00027444">
        <w:rPr>
          <w:vertAlign w:val="superscript"/>
        </w:rPr>
        <w:t>_degree</w:t>
      </w:r>
      <w:proofErr w:type="spellEnd"/>
      <w:r w:rsidR="00BD5C99">
        <w:t xml:space="preserve">.  There is one row in the </w:t>
      </w:r>
      <w:r w:rsidR="003A12D0">
        <w:t xml:space="preserve">matrix for every segment marked as </w:t>
      </w:r>
      <w:ins w:id="428" w:author="Ben Smith" w:date="2018-02-22T13:09:00Z">
        <w:r w:rsidR="00B70243" w:rsidRPr="00B70243">
          <w:rPr>
            <w:i/>
            <w:highlight w:val="yellow"/>
            <w:rPrChange w:id="429" w:author="Ben Smith" w:date="2018-02-22T13:09:00Z">
              <w:rPr/>
            </w:rPrChange>
          </w:rPr>
          <w:t>selected</w:t>
        </w:r>
      </w:ins>
      <w:del w:id="430" w:author="Ben Smith" w:date="2018-02-22T13:09:00Z">
        <w:r w:rsidR="003A12D0" w:rsidDel="00B70243">
          <w:delText>valid</w:delText>
        </w:r>
      </w:del>
      <w:r w:rsidR="003A12D0">
        <w:t>.</w:t>
      </w:r>
    </w:p>
    <w:p w14:paraId="1B137AC2" w14:textId="0D69B7B4" w:rsidR="00BD5C99" w:rsidRDefault="00C360FD" w:rsidP="00075E6D">
      <w:pPr>
        <w:ind w:firstLine="720"/>
      </w:pPr>
      <w:r>
        <w:t xml:space="preserve">3c. </w:t>
      </w:r>
      <w:r w:rsidR="005D2311">
        <w:t xml:space="preserve">If the time span is longer than 1.5 years, define slope-change matrices, </w:t>
      </w:r>
      <w:proofErr w:type="spellStart"/>
      <w:r w:rsidR="005D2311">
        <w:rPr>
          <w:b/>
          <w:i/>
        </w:rPr>
        <w:t>G_fit_slope_change</w:t>
      </w:r>
      <w:proofErr w:type="spellEnd"/>
      <w:r w:rsidR="005D2311">
        <w:t xml:space="preserve">.  The first column of the matrix gives the rate of slope change in the x component, equal to </w:t>
      </w:r>
      <w:r w:rsidR="005D2311" w:rsidRPr="00CE0F3E">
        <w:rPr>
          <w:i/>
          <w:highlight w:val="yellow"/>
          <w:rPrChange w:id="431" w:author="Ben Smith" w:date="2018-02-22T12:52:00Z">
            <w:rPr>
              <w:i/>
            </w:rPr>
          </w:rPrChange>
        </w:rPr>
        <w:t>(x-</w:t>
      </w:r>
      <w:proofErr w:type="spellStart"/>
      <w:r w:rsidR="005D2311" w:rsidRPr="00CE0F3E">
        <w:rPr>
          <w:i/>
          <w:highlight w:val="yellow"/>
          <w:rPrChange w:id="432" w:author="Ben Smith" w:date="2018-02-22T12:52:00Z">
            <w:rPr>
              <w:i/>
            </w:rPr>
          </w:rPrChange>
        </w:rPr>
        <w:t>x_c</w:t>
      </w:r>
      <w:proofErr w:type="spellEnd"/>
      <w:r w:rsidR="005D2311" w:rsidRPr="00CE0F3E">
        <w:rPr>
          <w:i/>
          <w:highlight w:val="yellow"/>
          <w:rPrChange w:id="433" w:author="Ben Smith" w:date="2018-02-22T12:52:00Z">
            <w:rPr>
              <w:i/>
            </w:rPr>
          </w:rPrChange>
        </w:rPr>
        <w:t>)/</w:t>
      </w:r>
      <w:del w:id="434" w:author="Ben Smith" w:date="2018-02-22T12:51:00Z">
        <w:r w:rsidR="005D2311" w:rsidRPr="00CE0F3E" w:rsidDel="00CE0F3E">
          <w:rPr>
            <w:i/>
            <w:highlight w:val="yellow"/>
            <w:rPrChange w:id="435" w:author="Ben Smith" w:date="2018-02-22T12:52:00Z">
              <w:rPr/>
            </w:rPrChange>
          </w:rPr>
          <w:delText>100 m</w:delText>
        </w:r>
      </w:del>
      <w:proofErr w:type="spellStart"/>
      <w:ins w:id="436" w:author="Ben Smith" w:date="2018-02-22T12:51:00Z">
        <w:r w:rsidR="00CE0F3E" w:rsidRPr="00CE0F3E">
          <w:rPr>
            <w:i/>
            <w:highlight w:val="yellow"/>
            <w:rPrChange w:id="437" w:author="Ben Smith" w:date="2018-02-22T12:52:00Z">
              <w:rPr/>
            </w:rPrChange>
          </w:rPr>
          <w:t>xy_scale</w:t>
        </w:r>
      </w:ins>
      <w:proofErr w:type="spellEnd"/>
      <w:r w:rsidR="005D2311" w:rsidRPr="00CE0F3E">
        <w:rPr>
          <w:highlight w:val="yellow"/>
          <w:rPrChange w:id="438" w:author="Ben Smith" w:date="2018-02-22T12:52:00Z">
            <w:rPr/>
          </w:rPrChange>
        </w:rPr>
        <w:t>*(</w:t>
      </w:r>
      <w:r w:rsidR="005D2311" w:rsidRPr="00CE0F3E">
        <w:rPr>
          <w:i/>
          <w:highlight w:val="yellow"/>
          <w:rPrChange w:id="439" w:author="Ben Smith" w:date="2018-02-22T12:52:00Z">
            <w:rPr>
              <w:i/>
            </w:rPr>
          </w:rPrChange>
        </w:rPr>
        <w:t>time-</w:t>
      </w:r>
      <w:proofErr w:type="spellStart"/>
      <w:r w:rsidR="005D2311" w:rsidRPr="00CE0F3E">
        <w:rPr>
          <w:i/>
          <w:highlight w:val="yellow"/>
          <w:rPrChange w:id="440" w:author="Ben Smith" w:date="2018-02-22T12:52:00Z">
            <w:rPr>
              <w:i/>
            </w:rPr>
          </w:rPrChange>
        </w:rPr>
        <w:t>t_c</w:t>
      </w:r>
      <w:proofErr w:type="spellEnd"/>
      <w:r w:rsidR="005D2311" w:rsidRPr="00CE0F3E">
        <w:rPr>
          <w:highlight w:val="yellow"/>
          <w:rPrChange w:id="441" w:author="Ben Smith" w:date="2018-02-22T12:52:00Z">
            <w:rPr/>
          </w:rPrChange>
        </w:rPr>
        <w:t>)/</w:t>
      </w:r>
      <w:del w:id="442" w:author="Ben Smith" w:date="2018-02-22T12:52:00Z">
        <w:r w:rsidR="005D2311" w:rsidRPr="00CE0F3E" w:rsidDel="00CE0F3E">
          <w:rPr>
            <w:highlight w:val="yellow"/>
            <w:rPrChange w:id="443" w:author="Ben Smith" w:date="2018-02-22T12:52:00Z">
              <w:rPr/>
            </w:rPrChange>
          </w:rPr>
          <w:delText>(</w:delText>
        </w:r>
      </w:del>
      <w:del w:id="444" w:author="Ben Smith" w:date="2018-02-22T12:51:00Z">
        <w:r w:rsidR="005D2311" w:rsidRPr="00CE0F3E" w:rsidDel="00CE0F3E">
          <w:rPr>
            <w:i/>
            <w:highlight w:val="yellow"/>
            <w:rPrChange w:id="445" w:author="Ben Smith" w:date="2018-02-22T12:52:00Z">
              <w:rPr/>
            </w:rPrChange>
          </w:rPr>
          <w:delText>1 year</w:delText>
        </w:r>
      </w:del>
      <w:proofErr w:type="spellStart"/>
      <w:ins w:id="446" w:author="Ben Smith" w:date="2018-02-22T12:51:00Z">
        <w:r w:rsidR="00CE0F3E" w:rsidRPr="00CE0F3E">
          <w:rPr>
            <w:i/>
            <w:highlight w:val="yellow"/>
            <w:rPrChange w:id="447" w:author="Ben Smith" w:date="2018-02-22T12:52:00Z">
              <w:rPr/>
            </w:rPrChange>
          </w:rPr>
          <w:t>t_scale</w:t>
        </w:r>
      </w:ins>
      <w:proofErr w:type="spellEnd"/>
      <w:del w:id="448" w:author="Ben Smith" w:date="2018-02-22T12:52:00Z">
        <w:r w:rsidR="005D2311" w:rsidRPr="00CE0F3E" w:rsidDel="00CE0F3E">
          <w:rPr>
            <w:highlight w:val="yellow"/>
            <w:rPrChange w:id="449" w:author="Ben Smith" w:date="2018-02-22T12:52:00Z">
              <w:rPr/>
            </w:rPrChange>
          </w:rPr>
          <w:delText>)</w:delText>
        </w:r>
      </w:del>
      <w:r w:rsidR="005D2311" w:rsidRPr="00CE0F3E">
        <w:rPr>
          <w:highlight w:val="yellow"/>
          <w:rPrChange w:id="450" w:author="Ben Smith" w:date="2018-02-22T12:52:00Z">
            <w:rPr/>
          </w:rPrChange>
        </w:rPr>
        <w:t>.  The second column gives the rate of slope change in the y component, equal to (</w:t>
      </w:r>
      <w:r w:rsidR="005D2311" w:rsidRPr="00CE0F3E">
        <w:rPr>
          <w:i/>
          <w:highlight w:val="yellow"/>
          <w:rPrChange w:id="451" w:author="Ben Smith" w:date="2018-02-22T12:52:00Z">
            <w:rPr>
              <w:i/>
            </w:rPr>
          </w:rPrChange>
        </w:rPr>
        <w:t>y-</w:t>
      </w:r>
      <w:proofErr w:type="spellStart"/>
      <w:r w:rsidR="005D2311" w:rsidRPr="00CE0F3E">
        <w:rPr>
          <w:i/>
          <w:highlight w:val="yellow"/>
          <w:rPrChange w:id="452" w:author="Ben Smith" w:date="2018-02-22T12:52:00Z">
            <w:rPr>
              <w:i/>
            </w:rPr>
          </w:rPrChange>
        </w:rPr>
        <w:t>y_c</w:t>
      </w:r>
      <w:proofErr w:type="spellEnd"/>
      <w:r w:rsidR="005D2311" w:rsidRPr="00CE0F3E">
        <w:rPr>
          <w:highlight w:val="yellow"/>
          <w:rPrChange w:id="453" w:author="Ben Smith" w:date="2018-02-22T12:52:00Z">
            <w:rPr/>
          </w:rPrChange>
        </w:rPr>
        <w:t>)/</w:t>
      </w:r>
      <w:del w:id="454" w:author="Ben Smith" w:date="2018-02-22T12:51:00Z">
        <w:r w:rsidR="005D2311" w:rsidRPr="00CE0F3E" w:rsidDel="00CE0F3E">
          <w:rPr>
            <w:i/>
            <w:highlight w:val="yellow"/>
            <w:rPrChange w:id="455" w:author="Ben Smith" w:date="2018-02-22T12:52:00Z">
              <w:rPr/>
            </w:rPrChange>
          </w:rPr>
          <w:delText>100 m</w:delText>
        </w:r>
      </w:del>
      <w:proofErr w:type="spellStart"/>
      <w:ins w:id="456" w:author="Ben Smith" w:date="2018-02-22T12:51:00Z">
        <w:r w:rsidR="00CE0F3E" w:rsidRPr="00CE0F3E">
          <w:rPr>
            <w:i/>
            <w:highlight w:val="yellow"/>
            <w:rPrChange w:id="457" w:author="Ben Smith" w:date="2018-02-22T12:52:00Z">
              <w:rPr/>
            </w:rPrChange>
          </w:rPr>
          <w:t>x_scale</w:t>
        </w:r>
      </w:ins>
      <w:proofErr w:type="spellEnd"/>
      <w:r w:rsidR="005D2311" w:rsidRPr="00CE0F3E">
        <w:rPr>
          <w:highlight w:val="yellow"/>
          <w:rPrChange w:id="458" w:author="Ben Smith" w:date="2018-02-22T12:52:00Z">
            <w:rPr/>
          </w:rPrChange>
        </w:rPr>
        <w:t>*(</w:t>
      </w:r>
      <w:r w:rsidR="005D2311" w:rsidRPr="00CE0F3E">
        <w:rPr>
          <w:i/>
          <w:highlight w:val="yellow"/>
          <w:rPrChange w:id="459" w:author="Ben Smith" w:date="2018-02-22T12:52:00Z">
            <w:rPr>
              <w:i/>
            </w:rPr>
          </w:rPrChange>
        </w:rPr>
        <w:t>time-</w:t>
      </w:r>
      <w:proofErr w:type="spellStart"/>
      <w:r w:rsidR="005D2311" w:rsidRPr="00CE0F3E">
        <w:rPr>
          <w:i/>
          <w:highlight w:val="yellow"/>
          <w:rPrChange w:id="460" w:author="Ben Smith" w:date="2018-02-22T12:52:00Z">
            <w:rPr>
              <w:i/>
            </w:rPr>
          </w:rPrChange>
        </w:rPr>
        <w:t>t_c</w:t>
      </w:r>
      <w:proofErr w:type="spellEnd"/>
      <w:r w:rsidR="005D2311" w:rsidRPr="00CE0F3E">
        <w:rPr>
          <w:highlight w:val="yellow"/>
          <w:rPrChange w:id="461" w:author="Ben Smith" w:date="2018-02-22T12:52:00Z">
            <w:rPr/>
          </w:rPrChange>
        </w:rPr>
        <w:t>)/</w:t>
      </w:r>
      <w:del w:id="462" w:author="Ben Smith" w:date="2018-02-22T12:52:00Z">
        <w:r w:rsidR="005D2311" w:rsidRPr="00CE0F3E" w:rsidDel="00CE0F3E">
          <w:rPr>
            <w:i/>
            <w:highlight w:val="yellow"/>
            <w:rPrChange w:id="463" w:author="Ben Smith" w:date="2018-02-22T12:52:00Z">
              <w:rPr/>
            </w:rPrChange>
          </w:rPr>
          <w:delText>(1 year)</w:delText>
        </w:r>
      </w:del>
      <w:proofErr w:type="spellStart"/>
      <w:ins w:id="464" w:author="Ben Smith" w:date="2018-02-22T12:52:00Z">
        <w:r w:rsidR="00CE0F3E" w:rsidRPr="00CE0F3E">
          <w:rPr>
            <w:i/>
            <w:highlight w:val="yellow"/>
            <w:rPrChange w:id="465" w:author="Ben Smith" w:date="2018-02-22T12:52:00Z">
              <w:rPr/>
            </w:rPrChange>
          </w:rPr>
          <w:t>t_scale</w:t>
        </w:r>
      </w:ins>
      <w:proofErr w:type="spellEnd"/>
      <w:r w:rsidR="005D2311" w:rsidRPr="00CE0F3E">
        <w:rPr>
          <w:highlight w:val="yellow"/>
          <w:rPrChange w:id="466" w:author="Ben Smith" w:date="2018-02-22T12:52:00Z">
            <w:rPr/>
          </w:rPrChange>
        </w:rPr>
        <w:t>.</w:t>
      </w:r>
    </w:p>
    <w:p w14:paraId="3CB4B1D4" w14:textId="14E211B4" w:rsidR="005D2311" w:rsidRDefault="005D2311" w:rsidP="005D2311">
      <w:pPr>
        <w:ind w:firstLine="720"/>
      </w:pPr>
      <w:r>
        <w:t xml:space="preserve">3d.  Build the fitting matrix, </w:t>
      </w:r>
      <w:proofErr w:type="spellStart"/>
      <w:r>
        <w:rPr>
          <w:b/>
        </w:rPr>
        <w:t>G_full</w:t>
      </w:r>
      <w:proofErr w:type="spellEnd"/>
      <w:r>
        <w:t xml:space="preserve">: The full fitting matrix is equal to the horizontal catenation of </w:t>
      </w:r>
      <w:r>
        <w:rPr>
          <w:b/>
        </w:rPr>
        <w:t>G_full_z0</w:t>
      </w:r>
      <w:r>
        <w:t xml:space="preserve">, </w:t>
      </w:r>
      <w:proofErr w:type="spellStart"/>
      <w:r>
        <w:rPr>
          <w:b/>
        </w:rPr>
        <w:t>G_fit_poly</w:t>
      </w:r>
      <w:proofErr w:type="spellEnd"/>
      <w:r>
        <w:t>, and, if define</w:t>
      </w:r>
      <w:r w:rsidR="006D28CC">
        <w:t>d</w:t>
      </w:r>
      <w:r>
        <w:t xml:space="preserve">, </w:t>
      </w:r>
      <w:proofErr w:type="spellStart"/>
      <w:r>
        <w:rPr>
          <w:b/>
        </w:rPr>
        <w:t>G_fit_slope_change</w:t>
      </w:r>
      <w:proofErr w:type="spellEnd"/>
      <w:r>
        <w:rPr>
          <w:b/>
        </w:rPr>
        <w:t>.</w:t>
      </w:r>
    </w:p>
    <w:p w14:paraId="50A740E3" w14:textId="7D4C0EA0" w:rsidR="005D2311" w:rsidRDefault="005D2311" w:rsidP="005D2311">
      <w:pPr>
        <w:ind w:firstLine="720"/>
      </w:pPr>
      <w:r>
        <w:t xml:space="preserve">3e.  Subset the fitting matrix. Subset </w:t>
      </w:r>
      <w:proofErr w:type="spellStart"/>
      <w:r>
        <w:rPr>
          <w:b/>
          <w:i/>
        </w:rPr>
        <w:t>G_full</w:t>
      </w:r>
      <w:proofErr w:type="spellEnd"/>
      <w:r>
        <w:rPr>
          <w:i/>
        </w:rPr>
        <w:t xml:space="preserve"> </w:t>
      </w:r>
      <w:r w:rsidR="003E72DA">
        <w:t xml:space="preserve">by row </w:t>
      </w:r>
      <w:r>
        <w:t>to include only rows corresponding to selected segments</w:t>
      </w:r>
      <w:r w:rsidR="00FB20EA">
        <w:t xml:space="preserve"> to produce </w:t>
      </w:r>
      <w:r w:rsidR="00F17F74">
        <w:rPr>
          <w:b/>
          <w:i/>
        </w:rPr>
        <w:t>G</w:t>
      </w:r>
      <w:r w:rsidR="006D28CC">
        <w:rPr>
          <w:b/>
          <w:i/>
        </w:rPr>
        <w:t xml:space="preserve"> </w:t>
      </w:r>
      <w:r w:rsidR="006D28CC">
        <w:t xml:space="preserve">(on the first iteration, all are </w:t>
      </w:r>
      <w:r w:rsidR="006D28CC" w:rsidRPr="00B70243">
        <w:rPr>
          <w:i/>
          <w:rPrChange w:id="467" w:author="Ben Smith" w:date="2018-02-22T13:10:00Z">
            <w:rPr/>
          </w:rPrChange>
        </w:rPr>
        <w:t>selected</w:t>
      </w:r>
      <w:r w:rsidR="006D28CC">
        <w:t>)</w:t>
      </w:r>
      <w:r>
        <w:t xml:space="preserve">.   </w:t>
      </w:r>
      <w:r w:rsidR="003E72DA">
        <w:t xml:space="preserve">Next, subset </w:t>
      </w:r>
      <w:r w:rsidR="003E72DA" w:rsidRPr="003E72DA">
        <w:rPr>
          <w:b/>
          <w:i/>
        </w:rPr>
        <w:t>G</w:t>
      </w:r>
      <w:r w:rsidR="003E72DA">
        <w:t xml:space="preserve"> by column to include only columns that are not </w:t>
      </w:r>
      <w:r w:rsidR="00215919">
        <w:t>of uniform value</w:t>
      </w:r>
      <w:r w:rsidR="003E72DA">
        <w:t xml:space="preserve">.  </w:t>
      </w:r>
      <w:r w:rsidR="003E72DA" w:rsidRPr="00CE0F3E">
        <w:rPr>
          <w:highlight w:val="yellow"/>
          <w:rPrChange w:id="468" w:author="Ben Smith" w:date="2018-02-22T12:54:00Z">
            <w:rPr/>
          </w:rPrChange>
        </w:rPr>
        <w:t xml:space="preserve">Identify </w:t>
      </w:r>
      <w:r w:rsidR="006D28CC" w:rsidRPr="00CE0F3E">
        <w:rPr>
          <w:highlight w:val="yellow"/>
          <w:rPrChange w:id="469" w:author="Ben Smith" w:date="2018-02-22T12:54:00Z">
            <w:rPr/>
          </w:rPrChange>
        </w:rPr>
        <w:t>the selected</w:t>
      </w:r>
      <w:r w:rsidR="003E72DA" w:rsidRPr="00CE0F3E">
        <w:rPr>
          <w:highlight w:val="yellow"/>
          <w:rPrChange w:id="470" w:author="Ben Smith" w:date="2018-02-22T12:54:00Z">
            <w:rPr/>
          </w:rPrChange>
        </w:rPr>
        <w:t xml:space="preserve"> columns in </w:t>
      </w:r>
      <w:ins w:id="471" w:author="Ben Smith" w:date="2018-02-22T12:54:00Z">
        <w:r w:rsidR="00CE0F3E" w:rsidRPr="00CE0F3E">
          <w:rPr>
            <w:highlight w:val="yellow"/>
            <w:rPrChange w:id="472" w:author="Ben Smith" w:date="2018-02-22T12:54:00Z">
              <w:rPr/>
            </w:rPrChange>
          </w:rPr>
          <w:t xml:space="preserve">the </w:t>
        </w:r>
      </w:ins>
      <w:r w:rsidR="003E72DA" w:rsidRPr="00CE0F3E">
        <w:rPr>
          <w:highlight w:val="yellow"/>
          <w:rPrChange w:id="473" w:author="Ben Smith" w:date="2018-02-22T12:54:00Z">
            <w:rPr/>
          </w:rPrChange>
        </w:rPr>
        <w:t>matrix</w:t>
      </w:r>
      <w:ins w:id="474" w:author="Ben Smith" w:date="2018-02-22T12:54:00Z">
        <w:r w:rsidR="00CE0F3E" w:rsidRPr="00CE0F3E">
          <w:rPr>
            <w:highlight w:val="yellow"/>
            <w:rPrChange w:id="475" w:author="Ben Smith" w:date="2018-02-22T12:54:00Z">
              <w:rPr/>
            </w:rPrChange>
          </w:rPr>
          <w:t xml:space="preserve"> as</w:t>
        </w:r>
      </w:ins>
      <w:r w:rsidR="003E72DA" w:rsidRPr="00CE0F3E">
        <w:rPr>
          <w:highlight w:val="yellow"/>
          <w:rPrChange w:id="476" w:author="Ben Smith" w:date="2018-02-22T12:54:00Z">
            <w:rPr/>
          </w:rPrChange>
        </w:rPr>
        <w:t xml:space="preserve"> </w:t>
      </w:r>
      <w:proofErr w:type="spellStart"/>
      <w:r w:rsidR="00D6191A" w:rsidRPr="00CE0F3E">
        <w:rPr>
          <w:i/>
          <w:highlight w:val="yellow"/>
          <w:rPrChange w:id="477" w:author="Ben Smith" w:date="2018-02-22T12:54:00Z">
            <w:rPr>
              <w:i/>
            </w:rPr>
          </w:rPrChange>
        </w:rPr>
        <w:t>fit</w:t>
      </w:r>
      <w:r w:rsidR="003E72DA" w:rsidRPr="00CE0F3E">
        <w:rPr>
          <w:i/>
          <w:highlight w:val="yellow"/>
          <w:rPrChange w:id="478" w:author="Ben Smith" w:date="2018-02-22T12:54:00Z">
            <w:rPr>
              <w:i/>
            </w:rPr>
          </w:rPrChange>
        </w:rPr>
        <w:t>_columns</w:t>
      </w:r>
      <w:proofErr w:type="spellEnd"/>
      <w:r w:rsidR="003E72DA" w:rsidRPr="00CE0F3E">
        <w:rPr>
          <w:highlight w:val="yellow"/>
          <w:rPrChange w:id="479" w:author="Ben Smith" w:date="2018-02-22T12:54:00Z">
            <w:rPr/>
          </w:rPrChange>
        </w:rPr>
        <w:t>.</w:t>
      </w:r>
      <w:r w:rsidR="00FB20EA">
        <w:t xml:space="preserve">   </w:t>
      </w:r>
    </w:p>
    <w:p w14:paraId="6C3E663F" w14:textId="489B759E" w:rsidR="003E72DA" w:rsidRPr="003E72DA" w:rsidRDefault="003E72DA" w:rsidP="003E72DA">
      <w:pPr>
        <w:ind w:firstLine="720"/>
      </w:pPr>
      <w:r>
        <w:t>3f.  Generate the data-covariance matrix</w:t>
      </w:r>
      <w:r w:rsidR="00FB20EA">
        <w:t xml:space="preserve">, </w:t>
      </w:r>
      <w:r w:rsidR="00FB20EA">
        <w:rPr>
          <w:b/>
        </w:rPr>
        <w:t>C</w:t>
      </w:r>
      <w:r w:rsidR="00FB20EA" w:rsidRPr="00FB20EA">
        <w:rPr>
          <w:b/>
          <w:vertAlign w:val="subscript"/>
        </w:rPr>
        <w:t>d</w:t>
      </w:r>
      <w:r>
        <w:t>.  The data-covariance matrix is a square matrix whose diagonal</w:t>
      </w:r>
      <w:r w:rsidR="004D597E">
        <w:t xml:space="preserve"> elements are</w:t>
      </w:r>
      <w:r>
        <w:t xml:space="preserve"> the square</w:t>
      </w:r>
      <w:r w:rsidR="004D597E">
        <w:t>s</w:t>
      </w:r>
      <w:r>
        <w:t xml:space="preserve"> of the </w:t>
      </w:r>
      <w:proofErr w:type="spellStart"/>
      <w:r>
        <w:rPr>
          <w:i/>
        </w:rPr>
        <w:t>h_li_sigma</w:t>
      </w:r>
      <w:proofErr w:type="spellEnd"/>
      <w:r>
        <w:rPr>
          <w:i/>
        </w:rPr>
        <w:t xml:space="preserve"> </w:t>
      </w:r>
      <w:r w:rsidR="004D597E">
        <w:t xml:space="preserve">values </w:t>
      </w:r>
      <w:r>
        <w:t>for the selected segments.</w:t>
      </w:r>
    </w:p>
    <w:p w14:paraId="15A0163A" w14:textId="1F28DFF1" w:rsidR="003E72DA" w:rsidRDefault="003E72DA" w:rsidP="003E72DA">
      <w:pPr>
        <w:ind w:firstLine="720"/>
      </w:pPr>
      <w:r>
        <w:t>3g. Calculate the polynomial fit.  Initialize</w:t>
      </w:r>
      <w:r w:rsidR="00E23512">
        <w:t xml:space="preserve"> </w:t>
      </w:r>
      <w:proofErr w:type="spellStart"/>
      <w:r w:rsidR="00E23512">
        <w:rPr>
          <w:i/>
        </w:rPr>
        <w:t>m_ref</w:t>
      </w:r>
      <w:proofErr w:type="spellEnd"/>
      <w:r w:rsidR="00E23512">
        <w:t>,</w:t>
      </w:r>
      <w:r>
        <w:t xml:space="preserve"> the </w:t>
      </w:r>
      <w:r w:rsidR="00E23512">
        <w:t>reference</w:t>
      </w:r>
      <w:r>
        <w:t xml:space="preserve"> model</w:t>
      </w:r>
      <w:r w:rsidR="00E23512">
        <w:t>,</w:t>
      </w:r>
      <w:r>
        <w:t xml:space="preserve"> to a vector of zero values, with one value for each column of </w:t>
      </w:r>
      <w:proofErr w:type="spellStart"/>
      <w:r>
        <w:rPr>
          <w:b/>
          <w:i/>
        </w:rPr>
        <w:t>G_full</w:t>
      </w:r>
      <w:proofErr w:type="spellEnd"/>
      <w:r>
        <w:t xml:space="preserve">.  </w:t>
      </w:r>
      <w:r w:rsidR="00FB20EA">
        <w:t xml:space="preserve">Calculate the </w:t>
      </w:r>
      <w:r w:rsidR="00E23512">
        <w:t xml:space="preserve">generalized inverse (equation 7) of </w:t>
      </w:r>
      <w:r w:rsidR="00E23512" w:rsidRPr="00E23512">
        <w:rPr>
          <w:b/>
          <w:i/>
        </w:rPr>
        <w:t>G</w:t>
      </w:r>
      <w:r w:rsidR="00E23512">
        <w:t xml:space="preserve">, and multiply it by the subset of </w:t>
      </w:r>
      <w:proofErr w:type="spellStart"/>
      <w:r w:rsidR="00E23512">
        <w:rPr>
          <w:i/>
        </w:rPr>
        <w:t>h_li</w:t>
      </w:r>
      <w:proofErr w:type="spellEnd"/>
      <w:r w:rsidR="00E23512">
        <w:t xml:space="preserve"> corresponding to the selected segments.  Fill in the components of </w:t>
      </w:r>
      <w:proofErr w:type="spellStart"/>
      <w:r w:rsidR="00E23512">
        <w:rPr>
          <w:i/>
        </w:rPr>
        <w:t>m_ref</w:t>
      </w:r>
      <w:proofErr w:type="spellEnd"/>
      <w:r w:rsidR="00E23512">
        <w:t xml:space="preserve"> flagged in </w:t>
      </w:r>
      <w:proofErr w:type="spellStart"/>
      <w:r w:rsidR="00D6191A">
        <w:rPr>
          <w:i/>
        </w:rPr>
        <w:t>fit</w:t>
      </w:r>
      <w:r w:rsidR="00E23512">
        <w:rPr>
          <w:i/>
        </w:rPr>
        <w:t>_coumns</w:t>
      </w:r>
      <w:proofErr w:type="spellEnd"/>
      <w:r w:rsidR="00E23512">
        <w:t xml:space="preserve"> with the resulting values.</w:t>
      </w:r>
    </w:p>
    <w:p w14:paraId="1B8A71E6" w14:textId="674F28FC" w:rsidR="00D6191A" w:rsidRPr="005E5F7D" w:rsidRDefault="00D6191A" w:rsidP="00D6191A">
      <w:pPr>
        <w:ind w:firstLine="720"/>
        <w:rPr>
          <w:i/>
        </w:rPr>
      </w:pPr>
      <w:r>
        <w:t xml:space="preserve">3h. </w:t>
      </w:r>
      <w:r w:rsidR="00E23512">
        <w:t>C</w:t>
      </w:r>
      <w:r>
        <w:t>alculate model residuals all segments</w:t>
      </w:r>
      <w:r w:rsidR="00335F7A">
        <w:t xml:space="preserve">, </w:t>
      </w:r>
      <w:proofErr w:type="spellStart"/>
      <w:r w:rsidR="00335F7A">
        <w:rPr>
          <w:i/>
        </w:rPr>
        <w:t>r_seg</w:t>
      </w:r>
      <w:r w:rsidR="005E5F7D">
        <w:rPr>
          <w:i/>
        </w:rPr>
        <w:t>_all</w:t>
      </w:r>
      <w:proofErr w:type="spellEnd"/>
      <w:r>
        <w:t xml:space="preserve">, equal to </w:t>
      </w:r>
      <w:proofErr w:type="spellStart"/>
      <w:r>
        <w:rPr>
          <w:i/>
        </w:rPr>
        <w:t>h_li-</w:t>
      </w:r>
      <w:r>
        <w:rPr>
          <w:b/>
          <w:i/>
        </w:rPr>
        <w:t>G_full</w:t>
      </w:r>
      <w:proofErr w:type="spellEnd"/>
      <w:r>
        <w:rPr>
          <w:i/>
        </w:rPr>
        <w:t xml:space="preserve"> * </w:t>
      </w:r>
      <w:proofErr w:type="spellStart"/>
      <w:r>
        <w:rPr>
          <w:i/>
        </w:rPr>
        <w:t>m_ref</w:t>
      </w:r>
      <w:proofErr w:type="spellEnd"/>
      <w:r>
        <w:rPr>
          <w:i/>
        </w:rPr>
        <w:t>.</w:t>
      </w:r>
      <w:r w:rsidR="005E5F7D">
        <w:t xml:space="preserve">  The subset of </w:t>
      </w:r>
      <w:proofErr w:type="spellStart"/>
      <w:r w:rsidR="005E5F7D">
        <w:rPr>
          <w:i/>
        </w:rPr>
        <w:t>r_seg</w:t>
      </w:r>
      <w:proofErr w:type="spellEnd"/>
      <w:r w:rsidR="005E5F7D">
        <w:t xml:space="preserve"> corresponding to </w:t>
      </w:r>
      <w:del w:id="480" w:author="Ben Smith" w:date="2018-02-22T13:10:00Z">
        <w:r w:rsidR="005E5F7D" w:rsidRPr="00B70243" w:rsidDel="00B70243">
          <w:rPr>
            <w:i/>
            <w:highlight w:val="yellow"/>
            <w:rPrChange w:id="481" w:author="Ben Smith" w:date="2018-02-22T13:10:00Z">
              <w:rPr/>
            </w:rPrChange>
          </w:rPr>
          <w:delText>valid</w:delText>
        </w:r>
        <w:r w:rsidR="005E5F7D" w:rsidRPr="00B70243" w:rsidDel="00B70243">
          <w:rPr>
            <w:highlight w:val="yellow"/>
            <w:rPrChange w:id="482" w:author="Ben Smith" w:date="2018-02-22T13:10:00Z">
              <w:rPr/>
            </w:rPrChange>
          </w:rPr>
          <w:delText xml:space="preserve"> </w:delText>
        </w:r>
      </w:del>
      <w:ins w:id="483" w:author="Ben Smith" w:date="2018-02-22T13:10:00Z">
        <w:r w:rsidR="00B70243" w:rsidRPr="00B70243">
          <w:rPr>
            <w:i/>
            <w:highlight w:val="yellow"/>
            <w:rPrChange w:id="484" w:author="Ben Smith" w:date="2018-02-22T13:10:00Z">
              <w:rPr>
                <w:i/>
              </w:rPr>
            </w:rPrChange>
          </w:rPr>
          <w:t>selected</w:t>
        </w:r>
        <w:r w:rsidR="00B70243">
          <w:t xml:space="preserve"> </w:t>
        </w:r>
      </w:ins>
      <w:r w:rsidR="005E5F7D">
        <w:t xml:space="preserve">segments is </w:t>
      </w:r>
      <w:proofErr w:type="spellStart"/>
      <w:r w:rsidR="005E5F7D">
        <w:rPr>
          <w:i/>
        </w:rPr>
        <w:t>r_fit</w:t>
      </w:r>
      <w:proofErr w:type="spellEnd"/>
      <w:r w:rsidR="005E5F7D">
        <w:rPr>
          <w:i/>
        </w:rPr>
        <w:t>.</w:t>
      </w:r>
    </w:p>
    <w:p w14:paraId="4178189B" w14:textId="11D30033" w:rsidR="005E5F7D" w:rsidRDefault="00D6191A" w:rsidP="005E5F7D">
      <w:pPr>
        <w:ind w:firstLine="720"/>
      </w:pPr>
      <w:r>
        <w:lastRenderedPageBreak/>
        <w:t xml:space="preserve">3i.  Calculate </w:t>
      </w:r>
      <w:r w:rsidR="005E5F7D">
        <w:t>the fitting tolerance</w:t>
      </w:r>
      <w:r w:rsidR="00C757D8">
        <w:t xml:space="preserve">, </w:t>
      </w:r>
      <w:proofErr w:type="spellStart"/>
      <w:r w:rsidR="00C757D8">
        <w:rPr>
          <w:i/>
        </w:rPr>
        <w:t>r_tol</w:t>
      </w:r>
      <w:proofErr w:type="spellEnd"/>
      <w:r w:rsidR="005E5F7D">
        <w:t xml:space="preserve">, equal to three times the RDE of the </w:t>
      </w:r>
      <w:proofErr w:type="spellStart"/>
      <w:r w:rsidR="005E5F7D">
        <w:rPr>
          <w:i/>
        </w:rPr>
        <w:t>r_fit</w:t>
      </w:r>
      <w:proofErr w:type="spellEnd"/>
      <w:r w:rsidR="005E5F7D">
        <w:rPr>
          <w:i/>
        </w:rPr>
        <w:t>/</w:t>
      </w:r>
      <w:proofErr w:type="spellStart"/>
      <w:r w:rsidR="005E5F7D">
        <w:rPr>
          <w:i/>
        </w:rPr>
        <w:t>sigma_h_</w:t>
      </w:r>
      <w:r w:rsidR="005E5F7D" w:rsidRPr="005E5F7D">
        <w:rPr>
          <w:i/>
        </w:rPr>
        <w:t>li</w:t>
      </w:r>
      <w:proofErr w:type="spellEnd"/>
      <w:r w:rsidR="005E5F7D">
        <w:rPr>
          <w:i/>
        </w:rPr>
        <w:t xml:space="preserve"> </w:t>
      </w:r>
      <w:r w:rsidR="005E5F7D">
        <w:t xml:space="preserve">for all </w:t>
      </w:r>
      <w:del w:id="485" w:author="Ben Smith" w:date="2018-02-22T16:01:00Z">
        <w:r w:rsidR="005E5F7D" w:rsidRPr="004636FB" w:rsidDel="004636FB">
          <w:rPr>
            <w:i/>
            <w:rPrChange w:id="486" w:author="Ben Smith" w:date="2018-02-22T16:01:00Z">
              <w:rPr/>
            </w:rPrChange>
          </w:rPr>
          <w:delText xml:space="preserve">valid </w:delText>
        </w:r>
      </w:del>
      <w:ins w:id="487" w:author="Ben Smith" w:date="2018-02-22T16:01:00Z">
        <w:r w:rsidR="004636FB" w:rsidRPr="004636FB">
          <w:rPr>
            <w:i/>
            <w:rPrChange w:id="488" w:author="Ben Smith" w:date="2018-02-22T16:01:00Z">
              <w:rPr/>
            </w:rPrChange>
          </w:rPr>
          <w:t>selected</w:t>
        </w:r>
        <w:r w:rsidR="004636FB">
          <w:t xml:space="preserve"> </w:t>
        </w:r>
      </w:ins>
      <w:r w:rsidR="005E5F7D">
        <w:t xml:space="preserve">segments.  Calculate the reduced chi-squared value for these residuals, </w:t>
      </w:r>
      <w:r w:rsidR="005E5F7D">
        <w:rPr>
          <w:i/>
        </w:rPr>
        <w:t>surf_fit_misfit_chi2</w:t>
      </w:r>
      <w:r w:rsidR="005E5F7D">
        <w:t xml:space="preserve">, equal to </w:t>
      </w:r>
      <w:r w:rsidR="005E5F7D">
        <w:rPr>
          <w:i/>
        </w:rPr>
        <w:t>r_fit</w:t>
      </w:r>
      <w:r w:rsidR="005E5F7D" w:rsidRPr="005E5F7D">
        <w:rPr>
          <w:i/>
          <w:vertAlign w:val="superscript"/>
        </w:rPr>
        <w:t>T</w:t>
      </w:r>
      <w:r w:rsidR="005E5F7D">
        <w:rPr>
          <w:b/>
        </w:rPr>
        <w:t>C</w:t>
      </w:r>
      <w:r w:rsidR="005E5F7D">
        <w:rPr>
          <w:b/>
          <w:vertAlign w:val="subscript"/>
        </w:rPr>
        <w:t>d</w:t>
      </w:r>
      <w:r w:rsidR="005E5F7D">
        <w:rPr>
          <w:b/>
          <w:vertAlign w:val="superscript"/>
        </w:rPr>
        <w:t>-1</w:t>
      </w:r>
      <w:r w:rsidR="005E5F7D">
        <w:rPr>
          <w:i/>
        </w:rPr>
        <w:t xml:space="preserve">r_fit. </w:t>
      </w:r>
      <w:r w:rsidR="005E5F7D">
        <w:t xml:space="preserve">Calculate the </w:t>
      </w:r>
      <w:r w:rsidR="005E5F7D">
        <w:rPr>
          <w:i/>
        </w:rPr>
        <w:t>P</w:t>
      </w:r>
      <w:r w:rsidR="005E5F7D">
        <w:t xml:space="preserve"> value for the misfit, equal to one minus the CDF of a chi-squared distribution with </w:t>
      </w:r>
      <w:r w:rsidR="005E5F7D" w:rsidRPr="005E5F7D">
        <w:rPr>
          <w:i/>
        </w:rPr>
        <w:t>m-n</w:t>
      </w:r>
      <w:r w:rsidR="005E5F7D">
        <w:t xml:space="preserve"> degrees of freedom</w:t>
      </w:r>
      <w:r w:rsidR="00AA3F58">
        <w:t xml:space="preserve"> for </w:t>
      </w:r>
      <w:r w:rsidR="00AA3F58">
        <w:rPr>
          <w:i/>
        </w:rPr>
        <w:t>surf_fit_misfit_chi2</w:t>
      </w:r>
      <w:r w:rsidR="005E5F7D">
        <w:t xml:space="preserve">, where </w:t>
      </w:r>
      <w:r w:rsidR="00AA3F58">
        <w:rPr>
          <w:i/>
        </w:rPr>
        <w:t>m</w:t>
      </w:r>
      <w:r w:rsidR="00AA3F58">
        <w:t xml:space="preserve"> is the number of rows in </w:t>
      </w:r>
      <w:r w:rsidR="00AA3F58">
        <w:rPr>
          <w:b/>
        </w:rPr>
        <w:t>G</w:t>
      </w:r>
      <w:r w:rsidR="00AA3F58">
        <w:t xml:space="preserve">, and </w:t>
      </w:r>
      <w:r w:rsidR="00AA3F58">
        <w:rPr>
          <w:i/>
        </w:rPr>
        <w:t>n</w:t>
      </w:r>
      <w:r w:rsidR="00AA3F58">
        <w:t xml:space="preserve"> is the number of columns.</w:t>
      </w:r>
    </w:p>
    <w:p w14:paraId="2C5A7EB3" w14:textId="521DF9DE" w:rsidR="00C757D8" w:rsidRDefault="00AA3F58" w:rsidP="00C757D8">
      <w:pPr>
        <w:ind w:firstLine="720"/>
      </w:pPr>
      <w:r>
        <w:t xml:space="preserve">3j. </w:t>
      </w:r>
      <w:r w:rsidR="00C757D8">
        <w:t xml:space="preserve">If the </w:t>
      </w:r>
      <w:r w:rsidR="00C757D8">
        <w:rPr>
          <w:i/>
        </w:rPr>
        <w:t>P</w:t>
      </w:r>
      <w:r w:rsidR="00C757D8">
        <w:t xml:space="preserve"> value is less than 0.025 and fewer than </w:t>
      </w:r>
      <w:proofErr w:type="spellStart"/>
      <w:r w:rsidR="00C757D8">
        <w:rPr>
          <w:i/>
        </w:rPr>
        <w:t>max_fit_iterations</w:t>
      </w:r>
      <w:proofErr w:type="spellEnd"/>
      <w:r w:rsidR="00C757D8">
        <w:t xml:space="preserve"> have taken place, mark all segments for which |</w:t>
      </w:r>
      <w:proofErr w:type="spellStart"/>
      <w:r w:rsidR="00C757D8">
        <w:rPr>
          <w:i/>
        </w:rPr>
        <w:t>r_seg</w:t>
      </w:r>
      <w:proofErr w:type="spellEnd"/>
      <w:r w:rsidR="00C757D8">
        <w:rPr>
          <w:i/>
        </w:rPr>
        <w:t>/</w:t>
      </w:r>
      <w:proofErr w:type="spellStart"/>
      <w:r w:rsidR="00C757D8">
        <w:rPr>
          <w:i/>
        </w:rPr>
        <w:t>sigma_h_</w:t>
      </w:r>
      <w:r w:rsidR="00C757D8" w:rsidRPr="005E5F7D">
        <w:rPr>
          <w:i/>
        </w:rPr>
        <w:t>li</w:t>
      </w:r>
      <w:proofErr w:type="spellEnd"/>
      <w:r w:rsidR="00C757D8">
        <w:rPr>
          <w:i/>
        </w:rPr>
        <w:t>|</w:t>
      </w:r>
      <w:r w:rsidR="00C757D8">
        <w:t xml:space="preserve"> &lt; </w:t>
      </w:r>
      <w:proofErr w:type="spellStart"/>
      <w:r w:rsidR="00C757D8">
        <w:rPr>
          <w:i/>
        </w:rPr>
        <w:t>r_tol</w:t>
      </w:r>
      <w:proofErr w:type="spellEnd"/>
      <w:r w:rsidR="00C757D8">
        <w:t xml:space="preserve"> as </w:t>
      </w:r>
      <w:del w:id="489" w:author="Ben Smith" w:date="2018-02-22T13:08:00Z">
        <w:r w:rsidR="00C757D8" w:rsidRPr="00B70243" w:rsidDel="00BD2F83">
          <w:rPr>
            <w:i/>
            <w:highlight w:val="yellow"/>
            <w:rPrChange w:id="490" w:author="Ben Smith" w:date="2018-02-22T13:08:00Z">
              <w:rPr/>
            </w:rPrChange>
          </w:rPr>
          <w:delText>valid</w:delText>
        </w:r>
      </w:del>
      <w:ins w:id="491" w:author="Ben Smith" w:date="2018-02-22T13:08:00Z">
        <w:r w:rsidR="00BD2F83" w:rsidRPr="00B70243">
          <w:rPr>
            <w:i/>
            <w:highlight w:val="yellow"/>
            <w:rPrChange w:id="492" w:author="Ben Smith" w:date="2018-02-22T13:08:00Z">
              <w:rPr/>
            </w:rPrChange>
          </w:rPr>
          <w:t>selected</w:t>
        </w:r>
      </w:ins>
      <w:r w:rsidR="00C757D8">
        <w:t xml:space="preserve">, and return to </w:t>
      </w:r>
      <w:del w:id="493" w:author="Ben Smith" w:date="2018-02-22T13:09:00Z">
        <w:r w:rsidR="00C757D8" w:rsidDel="00B70243">
          <w:delText>3a</w:delText>
        </w:r>
      </w:del>
      <w:ins w:id="494" w:author="Ben Smith" w:date="2018-02-22T13:09:00Z">
        <w:r w:rsidR="00B70243">
          <w:t>3</w:t>
        </w:r>
        <w:r w:rsidR="00B70243" w:rsidRPr="00B70243">
          <w:rPr>
            <w:highlight w:val="yellow"/>
            <w:rPrChange w:id="495" w:author="Ben Smith" w:date="2018-02-22T13:09:00Z">
              <w:rPr/>
            </w:rPrChange>
          </w:rPr>
          <w:t>e</w:t>
        </w:r>
      </w:ins>
      <w:r w:rsidR="00C757D8">
        <w:t>.  Otherwise, continue.</w:t>
      </w:r>
    </w:p>
    <w:p w14:paraId="677511E8" w14:textId="3E1E35F0" w:rsidR="00C757D8" w:rsidRDefault="00215919" w:rsidP="00C757D8">
      <w:pPr>
        <w:ind w:firstLine="720"/>
        <w:rPr>
          <w:ins w:id="496" w:author="Ben Smith" w:date="2018-02-22T13:12:00Z"/>
        </w:rPr>
      </w:pPr>
      <w:r>
        <w:t xml:space="preserve">3k. Propagate the errors.  Based on the </w:t>
      </w:r>
      <w:del w:id="497" w:author="Ben Smith" w:date="2018-02-22T16:04:00Z">
        <w:r w:rsidDel="00BA11D8">
          <w:delText xml:space="preserve">last </w:delText>
        </w:r>
      </w:del>
      <w:ins w:id="498" w:author="Ben Smith" w:date="2018-02-22T16:04:00Z">
        <w:r w:rsidR="00BA11D8">
          <w:t xml:space="preserve">most recent </w:t>
        </w:r>
      </w:ins>
      <w:r>
        <w:t xml:space="preserve">value of </w:t>
      </w:r>
      <w:r>
        <w:rPr>
          <w:b/>
        </w:rPr>
        <w:t>C</w:t>
      </w:r>
      <w:r w:rsidRPr="00215919">
        <w:rPr>
          <w:b/>
          <w:vertAlign w:val="subscript"/>
        </w:rPr>
        <w:t>d</w:t>
      </w:r>
      <w:r>
        <w:t xml:space="preserve">, generate a revised data-covariance matrix, </w:t>
      </w:r>
      <w:r>
        <w:rPr>
          <w:b/>
        </w:rPr>
        <w:t>C</w:t>
      </w:r>
      <w:r w:rsidRPr="00215919">
        <w:rPr>
          <w:b/>
          <w:vertAlign w:val="subscript"/>
        </w:rPr>
        <w:t>d</w:t>
      </w:r>
      <w:r w:rsidR="002240DC">
        <w:rPr>
          <w:b/>
        </w:rPr>
        <w:t>’</w:t>
      </w:r>
      <w:r>
        <w:t xml:space="preserve">, whose diagonals values are the maximum of </w:t>
      </w:r>
      <w:r>
        <w:rPr>
          <w:i/>
        </w:rPr>
        <w:t>sigma_h_LI</w:t>
      </w:r>
      <w:r w:rsidRPr="00215919">
        <w:rPr>
          <w:i/>
          <w:vertAlign w:val="superscript"/>
        </w:rPr>
        <w:t>2</w:t>
      </w:r>
      <w:r>
        <w:t xml:space="preserve"> and RDE(</w:t>
      </w:r>
      <w:proofErr w:type="spellStart"/>
      <w:r>
        <w:rPr>
          <w:i/>
        </w:rPr>
        <w:t>r_fit</w:t>
      </w:r>
      <w:proofErr w:type="spellEnd"/>
      <w:r>
        <w:rPr>
          <w:i/>
        </w:rPr>
        <w:t>)</w:t>
      </w:r>
      <w:r>
        <w:rPr>
          <w:i/>
          <w:vertAlign w:val="superscript"/>
        </w:rPr>
        <w:t>2</w:t>
      </w:r>
      <w:r>
        <w:t xml:space="preserve">.  Calculate the model covariance matrix, </w:t>
      </w:r>
      <w:r w:rsidRPr="00474702">
        <w:rPr>
          <w:b/>
        </w:rPr>
        <w:t>C</w:t>
      </w:r>
      <w:r w:rsidRPr="00474702">
        <w:rPr>
          <w:b/>
          <w:vertAlign w:val="subscript"/>
        </w:rPr>
        <w:t>m</w:t>
      </w:r>
      <w:r>
        <w:rPr>
          <w:b/>
        </w:rPr>
        <w:t>,</w:t>
      </w:r>
      <w:r>
        <w:t xml:space="preserve"> using equation </w:t>
      </w:r>
      <w:ins w:id="499" w:author="Ben Smith" w:date="2018-02-22T16:06:00Z">
        <w:r w:rsidR="00851B97">
          <w:t>9</w:t>
        </w:r>
      </w:ins>
      <w:del w:id="500" w:author="Ben Smith" w:date="2018-02-22T16:06:00Z">
        <w:r w:rsidDel="00851B97">
          <w:delText>10</w:delText>
        </w:r>
      </w:del>
      <w:r>
        <w:t xml:space="preserve">.  For elements of </w:t>
      </w:r>
      <w:r>
        <w:rPr>
          <w:i/>
        </w:rPr>
        <w:t>m</w:t>
      </w:r>
      <w:r>
        <w:t xml:space="preserve"> marked as valid in </w:t>
      </w:r>
      <w:proofErr w:type="spellStart"/>
      <w:r>
        <w:rPr>
          <w:i/>
        </w:rPr>
        <w:t>fit_columns</w:t>
      </w:r>
      <w:proofErr w:type="spellEnd"/>
      <w:r>
        <w:t xml:space="preserve"> fill in the model error estimate, </w:t>
      </w:r>
      <w:proofErr w:type="spellStart"/>
      <w:r w:rsidRPr="00474702">
        <w:rPr>
          <w:i/>
        </w:rPr>
        <w:t>sigma</w:t>
      </w:r>
      <w:r w:rsidR="00474702" w:rsidRPr="00474702">
        <w:rPr>
          <w:i/>
        </w:rPr>
        <w:t>_m</w:t>
      </w:r>
      <w:proofErr w:type="spellEnd"/>
      <w:r w:rsidR="00474702">
        <w:t>, with the</w:t>
      </w:r>
      <w:r>
        <w:t xml:space="preserve"> square roots of the corresponding diagonal elements</w:t>
      </w:r>
      <w:r w:rsidR="00474702">
        <w:t xml:space="preserve"> of </w:t>
      </w:r>
      <w:r w:rsidR="00474702" w:rsidRPr="00474702">
        <w:rPr>
          <w:b/>
        </w:rPr>
        <w:t>C</w:t>
      </w:r>
      <w:r w:rsidR="00474702" w:rsidRPr="00474702">
        <w:rPr>
          <w:b/>
          <w:vertAlign w:val="subscript"/>
        </w:rPr>
        <w:t>m</w:t>
      </w:r>
      <w:r w:rsidR="00474702">
        <w:t xml:space="preserve">. </w:t>
      </w:r>
    </w:p>
    <w:p w14:paraId="4788533E" w14:textId="09B68DA7" w:rsidR="00E14D59" w:rsidDel="004D53C1" w:rsidRDefault="00E14D59" w:rsidP="00C757D8">
      <w:pPr>
        <w:ind w:firstLine="720"/>
        <w:rPr>
          <w:del w:id="501" w:author="Ben Smith" w:date="2018-02-22T13:14:00Z"/>
        </w:rPr>
      </w:pPr>
      <w:moveToRangeStart w:id="502" w:author="Ben Smith" w:date="2018-02-22T13:12:00Z" w:name="move507068485"/>
      <w:moveTo w:id="503" w:author="Ben Smith" w:date="2018-02-22T13:12:00Z">
        <w:del w:id="504" w:author="Ben Smith" w:date="2018-02-22T13:14:00Z">
          <w:r w:rsidDel="004D53C1">
            <w:delText>3</w:delText>
          </w:r>
        </w:del>
        <w:del w:id="505" w:author="Ben Smith" w:date="2018-02-22T13:12:00Z">
          <w:r w:rsidDel="00E14D59">
            <w:delText>m</w:delText>
          </w:r>
        </w:del>
        <w:del w:id="506" w:author="Ben Smith" w:date="2018-02-22T13:14:00Z">
          <w:r w:rsidDel="004D53C1">
            <w:delText xml:space="preserve">. Propagate the errors in </w:delText>
          </w:r>
          <w:r w:rsidDel="004D53C1">
            <w:rPr>
              <w:b/>
            </w:rPr>
            <w:delText>G.</w:delText>
          </w:r>
          <w:r w:rsidDel="004D53C1">
            <w:delText xml:space="preserve">  Take a subset of </w:delText>
          </w:r>
          <w:r w:rsidDel="004D53C1">
            <w:rPr>
              <w:b/>
            </w:rPr>
            <w:delText>G</w:delText>
          </w:r>
          <w:r w:rsidDel="004D53C1">
            <w:delText xml:space="preserve"> including only columns corresponding to the polynomial fit and the rate of slope change to form </w:delText>
          </w:r>
          <w:r w:rsidDel="004D53C1">
            <w:rPr>
              <w:b/>
            </w:rPr>
            <w:delText>G_full_surf</w:delText>
          </w:r>
          <w:r w:rsidDel="004D53C1">
            <w:delText xml:space="preserve">.  Take a subset of the rows and columns of </w:delText>
          </w:r>
          <w:r w:rsidDel="004D53C1">
            <w:rPr>
              <w:b/>
            </w:rPr>
            <w:delText>C</w:delText>
          </w:r>
          <w:r w:rsidRPr="009B03C4" w:rsidDel="004D53C1">
            <w:rPr>
              <w:b/>
              <w:vertAlign w:val="subscript"/>
            </w:rPr>
            <w:delText>m</w:delText>
          </w:r>
          <w:r w:rsidDel="004D53C1">
            <w:delText xml:space="preserve"> to match the columns of </w:delText>
          </w:r>
          <w:r w:rsidDel="004D53C1">
            <w:rPr>
              <w:b/>
            </w:rPr>
            <w:delText>G_full_</w:delText>
          </w:r>
          <w:r w:rsidRPr="003A0AF2" w:rsidDel="004D53C1">
            <w:rPr>
              <w:b/>
            </w:rPr>
            <w:delText>surf</w:delText>
          </w:r>
          <w:r w:rsidDel="004D53C1">
            <w:rPr>
              <w:vertAlign w:val="subscript"/>
            </w:rPr>
            <w:delText xml:space="preserve">, </w:delText>
          </w:r>
          <w:r w:rsidDel="004D53C1">
            <w:delText xml:space="preserve">Report this subset of </w:delText>
          </w:r>
          <w:r w:rsidRPr="004A2C4F" w:rsidDel="004D53C1">
            <w:rPr>
              <w:b/>
            </w:rPr>
            <w:delText>C</w:delText>
          </w:r>
          <w:r w:rsidRPr="004A2C4F" w:rsidDel="004D53C1">
            <w:rPr>
              <w:b/>
              <w:vertAlign w:val="subscript"/>
            </w:rPr>
            <w:delText>m</w:delText>
          </w:r>
          <w:r w:rsidDel="004D53C1">
            <w:delText xml:space="preserve"> as </w:delText>
          </w:r>
          <w:r w:rsidRPr="004A2C4F" w:rsidDel="004D53C1">
            <w:rPr>
              <w:i/>
            </w:rPr>
            <w:delText>C_m_surf</w:delText>
          </w:r>
          <w:r w:rsidDel="004D53C1">
            <w:delText>.</w:delText>
          </w:r>
        </w:del>
      </w:moveTo>
      <w:moveToRangeEnd w:id="502"/>
    </w:p>
    <w:p w14:paraId="6D0EA743" w14:textId="58044368" w:rsidR="00A2404C" w:rsidRPr="00E16DC5" w:rsidRDefault="00A2404C">
      <w:pPr>
        <w:ind w:firstLine="720"/>
        <w:rPr>
          <w:i/>
          <w:rPrChange w:id="507" w:author="Ben Smith" w:date="2018-02-22T15:00:00Z">
            <w:rPr/>
          </w:rPrChange>
        </w:rPr>
      </w:pPr>
      <w:r>
        <w:t>3</w:t>
      </w:r>
      <w:ins w:id="508" w:author="Ben Smith" w:date="2018-02-22T13:12:00Z">
        <w:r w:rsidR="004D53C1">
          <w:t>l</w:t>
        </w:r>
      </w:ins>
      <w:del w:id="509" w:author="Ben Smith" w:date="2018-02-22T13:12:00Z">
        <w:r w:rsidDel="00E14D59">
          <w:delText>l</w:delText>
        </w:r>
      </w:del>
      <w:r>
        <w:t>.  Report values.  For passes that have columns in</w:t>
      </w:r>
      <w:r>
        <w:rPr>
          <w:b/>
        </w:rPr>
        <w:t xml:space="preserve"> G</w:t>
      </w:r>
      <w:r>
        <w:t xml:space="preserve"> (i.e. those that contain a valid pair, for which the steps 3e and 3j did not eliminate the degree of freedom) fill in the values of </w:t>
      </w:r>
      <w:proofErr w:type="spellStart"/>
      <w:r>
        <w:rPr>
          <w:i/>
        </w:rPr>
        <w:t>h_shapecorr</w:t>
      </w:r>
      <w:proofErr w:type="spellEnd"/>
      <w:r>
        <w:t xml:space="preserve"> and </w:t>
      </w:r>
      <w:proofErr w:type="spellStart"/>
      <w:r>
        <w:rPr>
          <w:i/>
        </w:rPr>
        <w:t>h_shapecorr_sigma</w:t>
      </w:r>
      <w:proofErr w:type="spellEnd"/>
      <w:r>
        <w:t xml:space="preserve"> from </w:t>
      </w:r>
      <w:proofErr w:type="spellStart"/>
      <w:r>
        <w:rPr>
          <w:i/>
        </w:rPr>
        <w:t>m</w:t>
      </w:r>
      <w:ins w:id="510" w:author="Ben Smith" w:date="2018-02-22T16:09:00Z">
        <w:r w:rsidR="00CB6EB6">
          <w:rPr>
            <w:i/>
          </w:rPr>
          <w:t>_ref</w:t>
        </w:r>
      </w:ins>
      <w:proofErr w:type="spellEnd"/>
      <w:r>
        <w:t xml:space="preserve"> and </w:t>
      </w:r>
      <w:proofErr w:type="spellStart"/>
      <w:r>
        <w:rPr>
          <w:i/>
        </w:rPr>
        <w:t>sigma_m</w:t>
      </w:r>
      <w:proofErr w:type="spellEnd"/>
      <w:r w:rsidR="006F78B1">
        <w:t xml:space="preserve">.  Fill in the values for </w:t>
      </w:r>
      <w:proofErr w:type="spellStart"/>
      <w:r>
        <w:rPr>
          <w:i/>
        </w:rPr>
        <w:t>surf_fit_poly</w:t>
      </w:r>
      <w:proofErr w:type="spellEnd"/>
      <w:r>
        <w:rPr>
          <w:i/>
        </w:rPr>
        <w:t>,</w:t>
      </w:r>
      <w:r>
        <w:t xml:space="preserve"> and </w:t>
      </w:r>
      <w:proofErr w:type="spellStart"/>
      <w:r>
        <w:rPr>
          <w:i/>
        </w:rPr>
        <w:t>surf_fit_poly_sigma</w:t>
      </w:r>
      <w:proofErr w:type="spellEnd"/>
      <w:r>
        <w:t xml:space="preserve">, </w:t>
      </w:r>
      <w:proofErr w:type="spellStart"/>
      <w:r w:rsidR="006F78B1">
        <w:rPr>
          <w:i/>
        </w:rPr>
        <w:t>slope_change_rate_x</w:t>
      </w:r>
      <w:proofErr w:type="spellEnd"/>
      <w:r w:rsidR="006F78B1">
        <w:rPr>
          <w:i/>
        </w:rPr>
        <w:t xml:space="preserve">, </w:t>
      </w:r>
      <w:proofErr w:type="spellStart"/>
      <w:r w:rsidR="006F78B1">
        <w:rPr>
          <w:i/>
        </w:rPr>
        <w:t>slope_change_rate_y</w:t>
      </w:r>
      <w:proofErr w:type="spellEnd"/>
      <w:r w:rsidR="006F78B1">
        <w:rPr>
          <w:i/>
        </w:rPr>
        <w:t xml:space="preserve">, </w:t>
      </w:r>
      <w:proofErr w:type="spellStart"/>
      <w:r w:rsidR="006F78B1">
        <w:rPr>
          <w:i/>
        </w:rPr>
        <w:t>slope_change_rate_x_sigma</w:t>
      </w:r>
      <w:proofErr w:type="spellEnd"/>
      <w:r w:rsidR="006F78B1">
        <w:rPr>
          <w:i/>
        </w:rPr>
        <w:t xml:space="preserve">, </w:t>
      </w:r>
      <w:proofErr w:type="spellStart"/>
      <w:r w:rsidR="006F78B1">
        <w:rPr>
          <w:i/>
        </w:rPr>
        <w:t>slope_change_rate</w:t>
      </w:r>
      <w:ins w:id="511" w:author="Ben Smith" w:date="2018-02-22T13:26:00Z">
        <w:r w:rsidR="00D2425C">
          <w:rPr>
            <w:i/>
          </w:rPr>
          <w:t>_</w:t>
        </w:r>
      </w:ins>
      <w:del w:id="512" w:author="Ben Smith" w:date="2018-02-22T13:26:00Z">
        <w:r w:rsidR="006F78B1" w:rsidDel="00D2425C">
          <w:rPr>
            <w:i/>
          </w:rPr>
          <w:delText>-</w:delText>
        </w:r>
      </w:del>
      <w:r w:rsidR="006F78B1">
        <w:rPr>
          <w:i/>
        </w:rPr>
        <w:t>y_sigma</w:t>
      </w:r>
      <w:proofErr w:type="spellEnd"/>
      <w:r w:rsidR="006F78B1">
        <w:t xml:space="preserve">.  </w:t>
      </w:r>
      <w:ins w:id="513" w:author="Ben Smith" w:date="2018-02-22T13:15:00Z">
        <w:r w:rsidR="004D53C1" w:rsidRPr="004D53C1">
          <w:rPr>
            <w:highlight w:val="yellow"/>
            <w:rPrChange w:id="514" w:author="Ben Smith" w:date="2018-02-22T13:17:00Z">
              <w:rPr/>
            </w:rPrChange>
          </w:rPr>
          <w:t xml:space="preserve">Return </w:t>
        </w:r>
        <w:r w:rsidR="004D53C1" w:rsidRPr="004D53C1">
          <w:rPr>
            <w:b/>
            <w:highlight w:val="yellow"/>
            <w:rPrChange w:id="515" w:author="Ben Smith" w:date="2018-02-22T13:17:00Z">
              <w:rPr>
                <w:b/>
              </w:rPr>
            </w:rPrChange>
          </w:rPr>
          <w:t>C</w:t>
        </w:r>
        <w:r w:rsidR="004D53C1" w:rsidRPr="004D53C1">
          <w:rPr>
            <w:b/>
            <w:highlight w:val="yellow"/>
            <w:vertAlign w:val="subscript"/>
            <w:rPrChange w:id="516" w:author="Ben Smith" w:date="2018-02-22T13:17:00Z">
              <w:rPr>
                <w:b/>
              </w:rPr>
            </w:rPrChange>
          </w:rPr>
          <w:t>m</w:t>
        </w:r>
      </w:ins>
      <w:ins w:id="517" w:author="Ben Smith" w:date="2018-02-22T13:17:00Z">
        <w:r w:rsidR="004D53C1" w:rsidRPr="004D53C1">
          <w:rPr>
            <w:b/>
            <w:highlight w:val="yellow"/>
            <w:vertAlign w:val="subscript"/>
            <w:rPrChange w:id="518" w:author="Ben Smith" w:date="2018-02-22T13:17:00Z">
              <w:rPr>
                <w:b/>
                <w:vertAlign w:val="subscript"/>
              </w:rPr>
            </w:rPrChange>
          </w:rPr>
          <w:t>,</w:t>
        </w:r>
      </w:ins>
      <w:ins w:id="519" w:author="Ben Smith" w:date="2018-02-22T13:15:00Z">
        <w:r w:rsidR="004D53C1" w:rsidRPr="004D53C1">
          <w:rPr>
            <w:highlight w:val="yellow"/>
            <w:rPrChange w:id="520" w:author="Ben Smith" w:date="2018-02-22T13:17:00Z">
              <w:rPr/>
            </w:rPrChange>
          </w:rPr>
          <w:t xml:space="preserve"> </w:t>
        </w:r>
      </w:ins>
      <w:ins w:id="521" w:author="Ben Smith" w:date="2018-02-22T13:17:00Z">
        <w:r w:rsidR="004D53C1" w:rsidRPr="004D53C1">
          <w:rPr>
            <w:highlight w:val="yellow"/>
            <w:rPrChange w:id="522" w:author="Ben Smith" w:date="2018-02-22T13:17:00Z">
              <w:rPr/>
            </w:rPrChange>
          </w:rPr>
          <w:t>report</w:t>
        </w:r>
      </w:ins>
      <w:ins w:id="523" w:author="Ben Smith" w:date="2018-02-22T13:15:00Z">
        <w:r w:rsidR="004D53C1" w:rsidRPr="004D53C1">
          <w:rPr>
            <w:highlight w:val="yellow"/>
            <w:rPrChange w:id="524" w:author="Ben Smith" w:date="2018-02-22T13:17:00Z">
              <w:rPr/>
            </w:rPrChange>
          </w:rPr>
          <w:t xml:space="preserve"> the degrees of the polynomials included in </w:t>
        </w:r>
      </w:ins>
      <w:proofErr w:type="spellStart"/>
      <w:ins w:id="525" w:author="Ben Smith" w:date="2018-02-22T13:17:00Z">
        <w:r w:rsidR="004D53C1" w:rsidRPr="004D53C1">
          <w:rPr>
            <w:i/>
            <w:highlight w:val="yellow"/>
            <w:rPrChange w:id="526" w:author="Ben Smith" w:date="2018-02-22T13:17:00Z">
              <w:rPr>
                <w:i/>
              </w:rPr>
            </w:rPrChange>
          </w:rPr>
          <w:t>fit_columns</w:t>
        </w:r>
        <w:proofErr w:type="spellEnd"/>
        <w:r w:rsidR="004D53C1" w:rsidRPr="004D53C1">
          <w:rPr>
            <w:highlight w:val="yellow"/>
            <w:rPrChange w:id="527" w:author="Ben Smith" w:date="2018-02-22T13:17:00Z">
              <w:rPr/>
            </w:rPrChange>
          </w:rPr>
          <w:t xml:space="preserve"> as </w:t>
        </w:r>
        <w:proofErr w:type="spellStart"/>
        <w:r w:rsidR="004D53C1" w:rsidRPr="004D53C1">
          <w:rPr>
            <w:i/>
            <w:highlight w:val="yellow"/>
            <w:rPrChange w:id="528" w:author="Ben Smith" w:date="2018-02-22T13:17:00Z">
              <w:rPr>
                <w:i/>
              </w:rPr>
            </w:rPrChange>
          </w:rPr>
          <w:t>poly_fit_degree</w:t>
        </w:r>
      </w:ins>
      <w:ins w:id="529" w:author="Ben Smith" w:date="2018-02-22T13:26:00Z">
        <w:r w:rsidR="00D2425C">
          <w:rPr>
            <w:i/>
            <w:highlight w:val="yellow"/>
          </w:rPr>
          <w:t>s</w:t>
        </w:r>
        <w:proofErr w:type="spellEnd"/>
        <w:r w:rsidR="00D2425C">
          <w:rPr>
            <w:i/>
            <w:highlight w:val="yellow"/>
          </w:rPr>
          <w:t xml:space="preserve">, </w:t>
        </w:r>
        <w:r w:rsidR="00D2425C" w:rsidRPr="00D2425C">
          <w:rPr>
            <w:highlight w:val="yellow"/>
            <w:rPrChange w:id="530" w:author="Ben Smith" w:date="2018-02-22T13:26:00Z">
              <w:rPr/>
            </w:rPrChange>
          </w:rPr>
          <w:t xml:space="preserve">and report the RDE of </w:t>
        </w:r>
        <w:proofErr w:type="spellStart"/>
        <w:r w:rsidR="00D2425C" w:rsidRPr="00D2425C">
          <w:rPr>
            <w:highlight w:val="yellow"/>
            <w:rPrChange w:id="531" w:author="Ben Smith" w:date="2018-02-22T13:26:00Z">
              <w:rPr/>
            </w:rPrChange>
          </w:rPr>
          <w:t>r_fit</w:t>
        </w:r>
        <w:proofErr w:type="spellEnd"/>
        <w:r w:rsidR="00D2425C" w:rsidRPr="00D2425C">
          <w:rPr>
            <w:highlight w:val="yellow"/>
            <w:rPrChange w:id="532" w:author="Ben Smith" w:date="2018-02-22T13:26:00Z">
              <w:rPr/>
            </w:rPrChange>
          </w:rPr>
          <w:t xml:space="preserve"> as </w:t>
        </w:r>
        <w:proofErr w:type="spellStart"/>
        <w:r w:rsidR="00D2425C" w:rsidRPr="00D2425C">
          <w:rPr>
            <w:i/>
            <w:highlight w:val="yellow"/>
            <w:rPrChange w:id="533" w:author="Ben Smith" w:date="2018-02-22T13:26:00Z">
              <w:rPr>
                <w:i/>
              </w:rPr>
            </w:rPrChange>
          </w:rPr>
          <w:t>rde_r_fit</w:t>
        </w:r>
        <w:proofErr w:type="spellEnd"/>
        <w:r w:rsidR="00D2425C" w:rsidRPr="00D2425C">
          <w:rPr>
            <w:i/>
            <w:highlight w:val="yellow"/>
            <w:rPrChange w:id="534" w:author="Ben Smith" w:date="2018-02-22T13:26:00Z">
              <w:rPr>
                <w:i/>
              </w:rPr>
            </w:rPrChange>
          </w:rPr>
          <w:t>.</w:t>
        </w:r>
      </w:ins>
      <w:ins w:id="535" w:author="Ben Smith" w:date="2018-02-22T13:39:00Z">
        <w:r w:rsidR="00CE4672">
          <w:t xml:space="preserve"> </w:t>
        </w:r>
        <w:r w:rsidR="00CE4672" w:rsidRPr="00CE4672">
          <w:rPr>
            <w:highlight w:val="yellow"/>
            <w:rPrChange w:id="536" w:author="Ben Smith" w:date="2018-02-22T13:40:00Z">
              <w:rPr/>
            </w:rPrChange>
          </w:rPr>
          <w:t xml:space="preserve">Report the selected segments as </w:t>
        </w:r>
      </w:ins>
      <w:proofErr w:type="spellStart"/>
      <w:ins w:id="537" w:author="Ben Smith" w:date="2018-02-22T13:40:00Z">
        <w:r w:rsidR="00CE4672" w:rsidRPr="00CE4672">
          <w:rPr>
            <w:i/>
            <w:highlight w:val="yellow"/>
            <w:rPrChange w:id="538" w:author="Ben Smith" w:date="2018-02-22T13:40:00Z">
              <w:rPr>
                <w:i/>
              </w:rPr>
            </w:rPrChange>
          </w:rPr>
          <w:t>ref_surface_selected_segments</w:t>
        </w:r>
      </w:ins>
      <w:proofErr w:type="spellEnd"/>
      <w:ins w:id="539" w:author="Ben Smith" w:date="2018-02-22T13:41:00Z">
        <w:r w:rsidR="00CE4672">
          <w:t xml:space="preserve"> and the list of passes represented in </w:t>
        </w:r>
      </w:ins>
      <w:ins w:id="540" w:author="Ben Smith" w:date="2018-02-22T15:00:00Z">
        <w:r w:rsidR="0058062A">
          <w:rPr>
            <w:i/>
          </w:rPr>
          <w:t>selected</w:t>
        </w:r>
        <w:r w:rsidR="00E16DC5">
          <w:t xml:space="preserve"> as </w:t>
        </w:r>
      </w:ins>
      <w:proofErr w:type="spellStart"/>
      <w:ins w:id="541" w:author="Ben Smith" w:date="2018-02-22T15:01:00Z">
        <w:r w:rsidR="00E16DC5">
          <w:rPr>
            <w:i/>
          </w:rPr>
          <w:t>ref_surf</w:t>
        </w:r>
      </w:ins>
      <w:ins w:id="542" w:author="Ben Smith" w:date="2018-02-22T15:00:00Z">
        <w:r w:rsidR="00E16DC5">
          <w:rPr>
            <w:i/>
          </w:rPr>
          <w:t>_passes</w:t>
        </w:r>
      </w:ins>
      <w:proofErr w:type="spellEnd"/>
    </w:p>
    <w:p w14:paraId="7342170C" w14:textId="53C1003D" w:rsidR="0071025F" w:rsidRPr="004F3B03" w:rsidRDefault="004A2C4F" w:rsidP="004F3B03">
      <w:pPr>
        <w:ind w:firstLine="720"/>
        <w:rPr>
          <w:i/>
        </w:rPr>
      </w:pPr>
      <w:moveFromRangeStart w:id="543" w:author="Ben Smith" w:date="2018-02-22T13:12:00Z" w:name="move507068485"/>
      <w:moveFrom w:id="544" w:author="Ben Smith" w:date="2018-02-22T13:12:00Z">
        <w:r w:rsidDel="00E14D59">
          <w:t xml:space="preserve">3m. </w:t>
        </w:r>
        <w:r w:rsidR="003A0AF2" w:rsidDel="00E14D59">
          <w:t xml:space="preserve">Propagate the errors in </w:t>
        </w:r>
        <w:r w:rsidR="003A0AF2" w:rsidDel="00E14D59">
          <w:rPr>
            <w:b/>
          </w:rPr>
          <w:t>G.</w:t>
        </w:r>
        <w:r w:rsidDel="00E14D59">
          <w:t xml:space="preserve">  </w:t>
        </w:r>
        <w:r w:rsidR="003A0AF2" w:rsidDel="00E14D59">
          <w:t>Take a</w:t>
        </w:r>
        <w:r w:rsidDel="00E14D59">
          <w:t xml:space="preserve"> subset of </w:t>
        </w:r>
        <w:r w:rsidDel="00E14D59">
          <w:rPr>
            <w:b/>
          </w:rPr>
          <w:t>G</w:t>
        </w:r>
        <w:r w:rsidDel="00E14D59">
          <w:t xml:space="preserve"> including only columns corresponding to the polynomial fit and the rate of slope change to form </w:t>
        </w:r>
        <w:r w:rsidDel="00E14D59">
          <w:rPr>
            <w:b/>
          </w:rPr>
          <w:t>G_full_surf</w:t>
        </w:r>
        <w:r w:rsidDel="00E14D59">
          <w:t xml:space="preserve">.  Take a subset of the rows and columns of </w:t>
        </w:r>
        <w:r w:rsidDel="00E14D59">
          <w:rPr>
            <w:b/>
          </w:rPr>
          <w:t>C</w:t>
        </w:r>
        <w:r w:rsidRPr="009B03C4" w:rsidDel="00E14D59">
          <w:rPr>
            <w:b/>
            <w:vertAlign w:val="subscript"/>
          </w:rPr>
          <w:t>m</w:t>
        </w:r>
        <w:r w:rsidDel="00E14D59">
          <w:t xml:space="preserve"> to match the columns of </w:t>
        </w:r>
        <w:r w:rsidDel="00E14D59">
          <w:rPr>
            <w:b/>
          </w:rPr>
          <w:t>G</w:t>
        </w:r>
        <w:r w:rsidR="003A0AF2" w:rsidDel="00E14D59">
          <w:rPr>
            <w:b/>
          </w:rPr>
          <w:t>_full_</w:t>
        </w:r>
        <w:r w:rsidRPr="003A0AF2" w:rsidDel="00E14D59">
          <w:rPr>
            <w:b/>
          </w:rPr>
          <w:t>surf</w:t>
        </w:r>
        <w:r w:rsidDel="00E14D59">
          <w:rPr>
            <w:vertAlign w:val="subscript"/>
          </w:rPr>
          <w:t xml:space="preserve">, </w:t>
        </w:r>
        <w:r w:rsidDel="00E14D59">
          <w:t xml:space="preserve">Report this subset of </w:t>
        </w:r>
        <w:r w:rsidRPr="004A2C4F" w:rsidDel="00E14D59">
          <w:rPr>
            <w:b/>
          </w:rPr>
          <w:t>C</w:t>
        </w:r>
        <w:r w:rsidRPr="004A2C4F" w:rsidDel="00E14D59">
          <w:rPr>
            <w:b/>
            <w:vertAlign w:val="subscript"/>
          </w:rPr>
          <w:t>m</w:t>
        </w:r>
        <w:r w:rsidDel="00E14D59">
          <w:t xml:space="preserve"> as </w:t>
        </w:r>
        <w:r w:rsidRPr="004A2C4F" w:rsidDel="00E14D59">
          <w:rPr>
            <w:i/>
          </w:rPr>
          <w:t>C_m_surf</w:t>
        </w:r>
        <w:r w:rsidDel="00E14D59">
          <w:t xml:space="preserve">. </w:t>
        </w:r>
      </w:moveFrom>
      <w:moveFromRangeEnd w:id="543"/>
    </w:p>
    <w:p w14:paraId="4C427AFB" w14:textId="2445DF79" w:rsidR="0071025F" w:rsidRPr="0071025F" w:rsidRDefault="0071025F" w:rsidP="0071025F">
      <w:pPr>
        <w:pStyle w:val="Heading3"/>
      </w:pPr>
      <w:bookmarkStart w:id="545" w:name="_Toc497824350"/>
      <w:r>
        <w:t xml:space="preserve">Calculate corrected heights for </w:t>
      </w:r>
      <w:del w:id="546" w:author="Ben Smith" w:date="2018-02-22T16:11:00Z">
        <w:r w:rsidDel="000A55F6">
          <w:delText xml:space="preserve">repeats </w:delText>
        </w:r>
      </w:del>
      <w:ins w:id="547" w:author="Ben Smith" w:date="2018-02-22T16:11:00Z">
        <w:r w:rsidR="000A55F6">
          <w:t xml:space="preserve">cycles </w:t>
        </w:r>
      </w:ins>
      <w:r>
        <w:t>with no selected pairs.</w:t>
      </w:r>
      <w:bookmarkEnd w:id="545"/>
    </w:p>
    <w:p w14:paraId="3B4AC238" w14:textId="5B0137A9" w:rsidR="00A34AD6" w:rsidRPr="00A34AD6" w:rsidRDefault="00A34AD6" w:rsidP="00A34AD6">
      <w:pPr>
        <w:rPr>
          <w:b/>
        </w:rPr>
      </w:pPr>
      <w:r>
        <w:rPr>
          <w:b/>
        </w:rPr>
        <w:t>Inputs:</w:t>
      </w:r>
    </w:p>
    <w:p w14:paraId="3E09B077" w14:textId="437F1276" w:rsidR="00A34AD6" w:rsidRPr="00D2425C" w:rsidDel="00D2425C" w:rsidRDefault="00A34AD6" w:rsidP="00A34AD6">
      <w:pPr>
        <w:rPr>
          <w:del w:id="548" w:author="Ben Smith" w:date="2018-02-22T13:24:00Z"/>
          <w:highlight w:val="yellow"/>
          <w:rPrChange w:id="549" w:author="Ben Smith" w:date="2018-02-22T13:25:00Z">
            <w:rPr>
              <w:del w:id="550" w:author="Ben Smith" w:date="2018-02-22T13:24:00Z"/>
            </w:rPr>
          </w:rPrChange>
        </w:rPr>
      </w:pPr>
      <w:del w:id="551" w:author="Ben Smith" w:date="2018-02-22T13:24:00Z">
        <w:r w:rsidRPr="00D2425C" w:rsidDel="00D2425C">
          <w:rPr>
            <w:i/>
            <w:highlight w:val="yellow"/>
            <w:rPrChange w:id="552" w:author="Ben Smith" w:date="2018-02-22T13:25:00Z">
              <w:rPr>
                <w:i/>
              </w:rPr>
            </w:rPrChange>
          </w:rPr>
          <w:delText>G_full_surf:</w:delText>
        </w:r>
        <w:r w:rsidRPr="00D2425C" w:rsidDel="00D2425C">
          <w:rPr>
            <w:highlight w:val="yellow"/>
            <w:rPrChange w:id="553" w:author="Ben Smith" w:date="2018-02-22T13:25:00Z">
              <w:rPr/>
            </w:rPrChange>
          </w:rPr>
          <w:delText xml:space="preserve"> A matrix used in fitting the reference surface to the data.</w:delText>
        </w:r>
      </w:del>
    </w:p>
    <w:p w14:paraId="14C3A212" w14:textId="7A4BC7BC" w:rsidR="00A34AD6" w:rsidRDefault="00A34AD6" w:rsidP="00A34AD6">
      <w:pPr>
        <w:rPr>
          <w:ins w:id="554" w:author="Ben Smith" w:date="2018-02-22T13:37:00Z"/>
        </w:rPr>
      </w:pPr>
      <w:proofErr w:type="spellStart"/>
      <w:r w:rsidRPr="00D2425C">
        <w:rPr>
          <w:i/>
          <w:highlight w:val="yellow"/>
          <w:rPrChange w:id="555" w:author="Ben Smith" w:date="2018-02-22T13:25:00Z">
            <w:rPr>
              <w:i/>
            </w:rPr>
          </w:rPrChange>
        </w:rPr>
        <w:t>C_m</w:t>
      </w:r>
      <w:proofErr w:type="spellEnd"/>
      <w:del w:id="556" w:author="Ben Smith" w:date="2018-02-22T13:24:00Z">
        <w:r w:rsidRPr="00D2425C" w:rsidDel="00D2425C">
          <w:rPr>
            <w:i/>
            <w:highlight w:val="yellow"/>
            <w:rPrChange w:id="557" w:author="Ben Smith" w:date="2018-02-22T13:25:00Z">
              <w:rPr>
                <w:i/>
              </w:rPr>
            </w:rPrChange>
          </w:rPr>
          <w:delText>_surf</w:delText>
        </w:r>
      </w:del>
      <w:r w:rsidRPr="00D2425C">
        <w:rPr>
          <w:highlight w:val="yellow"/>
          <w:rPrChange w:id="558" w:author="Ben Smith" w:date="2018-02-22T13:25:00Z">
            <w:rPr/>
          </w:rPrChange>
        </w:rPr>
        <w:t xml:space="preserve">: Covariance matrix for the reference </w:t>
      </w:r>
      <w:del w:id="559" w:author="Ben Smith" w:date="2018-02-22T13:24:00Z">
        <w:r w:rsidRPr="00D2425C" w:rsidDel="00D2425C">
          <w:rPr>
            <w:highlight w:val="yellow"/>
            <w:rPrChange w:id="560" w:author="Ben Smith" w:date="2018-02-22T13:25:00Z">
              <w:rPr/>
            </w:rPrChange>
          </w:rPr>
          <w:delText xml:space="preserve">surface </w:delText>
        </w:r>
      </w:del>
      <w:r w:rsidRPr="00D2425C">
        <w:rPr>
          <w:highlight w:val="yellow"/>
          <w:rPrChange w:id="561" w:author="Ben Smith" w:date="2018-02-22T13:25:00Z">
            <w:rPr/>
          </w:rPrChange>
        </w:rPr>
        <w:t>model.</w:t>
      </w:r>
    </w:p>
    <w:p w14:paraId="65266C17" w14:textId="292CCDF4" w:rsidR="00CE4672" w:rsidRPr="00CE4672" w:rsidRDefault="00CE4672" w:rsidP="00A34AD6">
      <w:proofErr w:type="spellStart"/>
      <w:ins w:id="562" w:author="Ben Smith" w:date="2018-02-22T13:37:00Z">
        <w:r>
          <w:rPr>
            <w:i/>
            <w:u w:val="single"/>
          </w:rPr>
          <w:t>p</w:t>
        </w:r>
        <w:r>
          <w:rPr>
            <w:i/>
          </w:rPr>
          <w:t>oly_fit_degrees</w:t>
        </w:r>
        <w:proofErr w:type="spellEnd"/>
        <w:r>
          <w:rPr>
            <w:i/>
          </w:rPr>
          <w:t>:</w:t>
        </w:r>
        <w:r>
          <w:t xml:space="preserve">  list of x-, y-, and slope-change polynomial degrees for which the reference-surface calculation provided an estimate.</w:t>
        </w:r>
      </w:ins>
    </w:p>
    <w:p w14:paraId="4254905E" w14:textId="2AAC9EB1" w:rsidR="00E35969" w:rsidRDefault="003D4385" w:rsidP="00A34AD6">
      <w:del w:id="563" w:author="Microsoft Office User" w:date="2018-04-03T14:38:00Z">
        <w:r w:rsidRPr="00E35969" w:rsidDel="003D4385">
          <w:rPr>
            <w:i/>
          </w:rPr>
          <w:delText>X</w:delText>
        </w:r>
      </w:del>
      <w:proofErr w:type="spellStart"/>
      <w:ins w:id="564" w:author="Microsoft Office User" w:date="2018-04-03T14:38:00Z">
        <w:r>
          <w:rPr>
            <w:i/>
          </w:rPr>
          <w:t>x</w:t>
        </w:r>
      </w:ins>
      <w:ins w:id="565" w:author="Microsoft Office User" w:date="2018-04-03T14:37:00Z">
        <w:r>
          <w:rPr>
            <w:i/>
          </w:rPr>
          <w:t>_atc_</w:t>
        </w:r>
      </w:ins>
      <w:del w:id="566" w:author="Microsoft Office User" w:date="2018-04-03T14:38:00Z">
        <w:r w:rsidR="00E35969" w:rsidRPr="00E35969" w:rsidDel="003D4385">
          <w:rPr>
            <w:i/>
          </w:rPr>
          <w:delText>c</w:delText>
        </w:r>
      </w:del>
      <w:ins w:id="567" w:author="Microsoft Office User" w:date="2018-04-03T14:38:00Z">
        <w:r>
          <w:rPr>
            <w:i/>
          </w:rPr>
          <w:t>ctr</w:t>
        </w:r>
      </w:ins>
      <w:proofErr w:type="spellEnd"/>
      <w:r w:rsidR="00E35969" w:rsidRPr="00E35969">
        <w:rPr>
          <w:i/>
        </w:rPr>
        <w:t xml:space="preserve">, </w:t>
      </w:r>
      <w:del w:id="568" w:author="Microsoft Office User" w:date="2018-04-03T14:38:00Z">
        <w:r w:rsidR="00E35969" w:rsidRPr="00E35969" w:rsidDel="003D4385">
          <w:rPr>
            <w:i/>
          </w:rPr>
          <w:delText>yc</w:delText>
        </w:r>
      </w:del>
      <w:proofErr w:type="spellStart"/>
      <w:ins w:id="569" w:author="Microsoft Office User" w:date="2018-04-03T14:38:00Z">
        <w:r>
          <w:rPr>
            <w:i/>
          </w:rPr>
          <w:t>y_atc_ctr</w:t>
        </w:r>
      </w:ins>
      <w:proofErr w:type="spellEnd"/>
      <w:r w:rsidR="00E35969">
        <w:t>: Center point for the surface fit</w:t>
      </w:r>
    </w:p>
    <w:p w14:paraId="302D420A" w14:textId="77777777" w:rsidR="00A34AD6" w:rsidRDefault="00A34AD6" w:rsidP="00A34AD6">
      <w:proofErr w:type="spellStart"/>
      <w:r>
        <w:rPr>
          <w:i/>
        </w:rPr>
        <w:t>h_poly_seg</w:t>
      </w:r>
      <w:proofErr w:type="spellEnd"/>
      <w:r>
        <w:rPr>
          <w:i/>
        </w:rPr>
        <w:t xml:space="preserve">: </w:t>
      </w:r>
      <w:r>
        <w:t>Reference-surface heights for all segments</w:t>
      </w:r>
    </w:p>
    <w:p w14:paraId="4B44B62D" w14:textId="07283032" w:rsidR="00A34AD6" w:rsidRDefault="000D5D7F" w:rsidP="00A34AD6">
      <w:del w:id="570" w:author="Ben Smith" w:date="2018-02-22T13:40:00Z">
        <w:r w:rsidDel="00CE4672">
          <w:rPr>
            <w:i/>
          </w:rPr>
          <w:delText>Unselected</w:delText>
        </w:r>
        <w:r w:rsidR="00A34AD6" w:rsidRPr="005470D0" w:rsidDel="00CE4672">
          <w:rPr>
            <w:i/>
          </w:rPr>
          <w:delText>_pairs</w:delText>
        </w:r>
        <w:r w:rsidR="00A34AD6" w:rsidDel="00CE4672">
          <w:rPr>
            <w:i/>
          </w:rPr>
          <w:delText>:</w:delText>
        </w:r>
        <w:r w:rsidR="00A34AD6" w:rsidDel="00CE4672">
          <w:delText xml:space="preserve">  Pairs</w:delText>
        </w:r>
      </w:del>
      <w:proofErr w:type="spellStart"/>
      <w:ins w:id="571" w:author="Ben Smith" w:date="2018-02-22T13:40:00Z">
        <w:r w:rsidR="00CE4672">
          <w:rPr>
            <w:i/>
          </w:rPr>
          <w:t>ref_surf_selected_segments</w:t>
        </w:r>
      </w:ins>
      <w:proofErr w:type="spellEnd"/>
      <w:ins w:id="572" w:author="Ben Smith" w:date="2018-02-22T13:41:00Z">
        <w:r w:rsidR="00CE4672">
          <w:t>: segments</w:t>
        </w:r>
      </w:ins>
      <w:r w:rsidR="00A34AD6">
        <w:t xml:space="preserve"> </w:t>
      </w:r>
      <w:del w:id="573" w:author="Ben Smith" w:date="2018-02-22T13:41:00Z">
        <w:r w:rsidDel="00CE4672">
          <w:delText xml:space="preserve">not </w:delText>
        </w:r>
      </w:del>
      <w:r w:rsidR="00A34AD6">
        <w:t>selected for the reference-surface calculation</w:t>
      </w:r>
    </w:p>
    <w:p w14:paraId="260DCC5E" w14:textId="77777777" w:rsidR="00A34AD6" w:rsidRDefault="00A34AD6" w:rsidP="00A34AD6">
      <w:proofErr w:type="spellStart"/>
      <w:r>
        <w:rPr>
          <w:i/>
        </w:rPr>
        <w:t>Seg_valid_xslope</w:t>
      </w:r>
      <w:proofErr w:type="spellEnd"/>
      <w:r>
        <w:rPr>
          <w:i/>
        </w:rPr>
        <w:t xml:space="preserve">: </w:t>
      </w:r>
      <w:r>
        <w:t>Segments identified as valid based on x-slope consistency</w:t>
      </w:r>
    </w:p>
    <w:p w14:paraId="7A65FAD3" w14:textId="77777777" w:rsidR="00A34AD6" w:rsidRDefault="00A34AD6" w:rsidP="00A34AD6">
      <w:proofErr w:type="spellStart"/>
      <w:r>
        <w:rPr>
          <w:i/>
        </w:rPr>
        <w:t>Seg_valid_data</w:t>
      </w:r>
      <w:proofErr w:type="spellEnd"/>
      <w:r>
        <w:rPr>
          <w:i/>
        </w:rPr>
        <w:t>:</w:t>
      </w:r>
      <w:r>
        <w:t xml:space="preserve"> Segments identified as valid based on ATL06 parameter values.</w:t>
      </w:r>
    </w:p>
    <w:p w14:paraId="28DCA2C8" w14:textId="616AD474" w:rsidR="00A34AD6" w:rsidRDefault="003A0AF2" w:rsidP="00A34AD6">
      <w:pPr>
        <w:rPr>
          <w:ins w:id="574" w:author="Ben Smith" w:date="2018-02-22T15:00:00Z"/>
        </w:rPr>
      </w:pPr>
      <w:proofErr w:type="spellStart"/>
      <w:r>
        <w:rPr>
          <w:i/>
        </w:rPr>
        <w:t>p</w:t>
      </w:r>
      <w:r w:rsidR="00A34AD6">
        <w:rPr>
          <w:i/>
        </w:rPr>
        <w:t>air_number</w:t>
      </w:r>
      <w:proofErr w:type="spellEnd"/>
      <w:r w:rsidR="00A34AD6">
        <w:rPr>
          <w:i/>
        </w:rPr>
        <w:t xml:space="preserve">: </w:t>
      </w:r>
      <w:r w:rsidR="00A34AD6">
        <w:t>pair number for each segment</w:t>
      </w:r>
    </w:p>
    <w:p w14:paraId="43B67A51" w14:textId="375ECDBC" w:rsidR="00E16DC5" w:rsidRPr="00E16DC5" w:rsidRDefault="006C2E5D" w:rsidP="00A34AD6">
      <w:proofErr w:type="spellStart"/>
      <w:ins w:id="575" w:author="Ben Smith" w:date="2018-03-08T11:11:00Z">
        <w:r>
          <w:rPr>
            <w:i/>
            <w:highlight w:val="yellow"/>
          </w:rPr>
          <w:t>seg_ID</w:t>
        </w:r>
      </w:ins>
      <w:proofErr w:type="spellEnd"/>
      <w:ins w:id="576" w:author="Ben Smith" w:date="2018-02-22T15:00:00Z">
        <w:r w:rsidR="00E16DC5" w:rsidRPr="00523B0C">
          <w:rPr>
            <w:i/>
            <w:highlight w:val="yellow"/>
            <w:rPrChange w:id="577" w:author="Ben Smith" w:date="2018-02-22T15:12:00Z">
              <w:rPr>
                <w:i/>
              </w:rPr>
            </w:rPrChange>
          </w:rPr>
          <w:t>:</w:t>
        </w:r>
      </w:ins>
      <w:ins w:id="578" w:author="Ben Smith" w:date="2018-02-22T15:01:00Z">
        <w:r w:rsidR="00E16DC5" w:rsidRPr="00523B0C">
          <w:rPr>
            <w:highlight w:val="yellow"/>
            <w:rPrChange w:id="579" w:author="Ben Smith" w:date="2018-02-22T15:12:00Z">
              <w:rPr/>
            </w:rPrChange>
          </w:rPr>
          <w:t xml:space="preserve"> </w:t>
        </w:r>
      </w:ins>
      <w:ins w:id="580" w:author="Ben Smith" w:date="2018-03-08T11:11:00Z">
        <w:r>
          <w:rPr>
            <w:highlight w:val="yellow"/>
          </w:rPr>
          <w:t>segment ID</w:t>
        </w:r>
      </w:ins>
      <w:ins w:id="581" w:author="Ben Smith" w:date="2018-02-22T15:01:00Z">
        <w:r w:rsidR="00E16DC5" w:rsidRPr="00523B0C">
          <w:rPr>
            <w:highlight w:val="yellow"/>
            <w:rPrChange w:id="582" w:author="Ben Smith" w:date="2018-02-22T15:12:00Z">
              <w:rPr/>
            </w:rPrChange>
          </w:rPr>
          <w:t xml:space="preserve"> for each segment</w:t>
        </w:r>
      </w:ins>
    </w:p>
    <w:p w14:paraId="63557422" w14:textId="0422C220" w:rsidR="00A34AD6" w:rsidRDefault="003A0AF2" w:rsidP="00A34AD6">
      <w:proofErr w:type="spellStart"/>
      <w:r>
        <w:rPr>
          <w:i/>
        </w:rPr>
        <w:t>h</w:t>
      </w:r>
      <w:r w:rsidR="00A34AD6">
        <w:rPr>
          <w:i/>
        </w:rPr>
        <w:t>_</w:t>
      </w:r>
      <w:r>
        <w:rPr>
          <w:i/>
        </w:rPr>
        <w:t>l</w:t>
      </w:r>
      <w:r w:rsidR="00A34AD6">
        <w:rPr>
          <w:i/>
        </w:rPr>
        <w:t>i</w:t>
      </w:r>
      <w:proofErr w:type="spellEnd"/>
      <w:r w:rsidR="00A34AD6">
        <w:rPr>
          <w:i/>
        </w:rPr>
        <w:t>:</w:t>
      </w:r>
      <w:r w:rsidR="00A34AD6">
        <w:t xml:space="preserve">  land-ice height for each segment</w:t>
      </w:r>
    </w:p>
    <w:p w14:paraId="5F7D8014" w14:textId="64706CFF" w:rsidR="00D2425C" w:rsidRPr="006D10F1" w:rsidRDefault="003A0AF2" w:rsidP="00A34AD6">
      <w:pPr>
        <w:rPr>
          <w:i/>
          <w:rPrChange w:id="583" w:author="Ben Smith" w:date="2018-02-22T13:35:00Z">
            <w:rPr/>
          </w:rPrChange>
        </w:rPr>
      </w:pPr>
      <w:proofErr w:type="spellStart"/>
      <w:r>
        <w:rPr>
          <w:i/>
        </w:rPr>
        <w:lastRenderedPageBreak/>
        <w:t>h_li</w:t>
      </w:r>
      <w:r w:rsidR="00A34AD6" w:rsidRPr="003A0AF2">
        <w:rPr>
          <w:i/>
        </w:rPr>
        <w:t>_sigma</w:t>
      </w:r>
      <w:proofErr w:type="spellEnd"/>
      <w:r w:rsidR="00A34AD6">
        <w:t xml:space="preserve">:  formal error in </w:t>
      </w:r>
      <w:proofErr w:type="spellStart"/>
      <w:r w:rsidR="00A34AD6" w:rsidRPr="003A0AF2">
        <w:rPr>
          <w:i/>
        </w:rPr>
        <w:t>h_LI</w:t>
      </w:r>
      <w:proofErr w:type="spellEnd"/>
      <w:r w:rsidR="00A34AD6" w:rsidRPr="003A0AF2">
        <w:rPr>
          <w:i/>
        </w:rPr>
        <w:t>.</w:t>
      </w:r>
    </w:p>
    <w:p w14:paraId="1DAD712D" w14:textId="772A9043" w:rsidR="000D5D7F" w:rsidRDefault="000D5D7F" w:rsidP="00A34AD6">
      <w:proofErr w:type="spellStart"/>
      <w:r>
        <w:rPr>
          <w:i/>
        </w:rPr>
        <w:t>h_shapecorr</w:t>
      </w:r>
      <w:proofErr w:type="spellEnd"/>
      <w:r>
        <w:rPr>
          <w:i/>
        </w:rPr>
        <w:t>:</w:t>
      </w:r>
      <w:r>
        <w:t xml:space="preserve">   Partially filled-in per-pass corrected height</w:t>
      </w:r>
    </w:p>
    <w:p w14:paraId="5B8ACEC0" w14:textId="57ED449C" w:rsidR="000D5D7F" w:rsidRDefault="000D5D7F" w:rsidP="00A34AD6">
      <w:proofErr w:type="spellStart"/>
      <w:r>
        <w:rPr>
          <w:i/>
        </w:rPr>
        <w:t>h_shapecorr_sigma</w:t>
      </w:r>
      <w:proofErr w:type="spellEnd"/>
      <w:r>
        <w:rPr>
          <w:i/>
        </w:rPr>
        <w:t xml:space="preserve">: </w:t>
      </w:r>
      <w:r>
        <w:t>Partially filled-in per-pass corrected height error</w:t>
      </w:r>
    </w:p>
    <w:p w14:paraId="02A49CEF" w14:textId="07E8909C" w:rsidR="004230FB" w:rsidRDefault="004230FB" w:rsidP="00A34AD6">
      <w:pPr>
        <w:rPr>
          <w:ins w:id="584" w:author="Ben Smith" w:date="2018-02-22T15:00:00Z"/>
        </w:rPr>
      </w:pPr>
      <w:proofErr w:type="spellStart"/>
      <w:r>
        <w:rPr>
          <w:i/>
        </w:rPr>
        <w:t>selected_segments</w:t>
      </w:r>
      <w:proofErr w:type="spellEnd"/>
      <w:r>
        <w:rPr>
          <w:i/>
        </w:rPr>
        <w:t>:</w:t>
      </w:r>
      <w:r>
        <w:t xml:space="preserve">  A partially filled in set of arrays listing the selected segments for each pass.</w:t>
      </w:r>
    </w:p>
    <w:p w14:paraId="40C15256" w14:textId="55712018" w:rsidR="00E16DC5" w:rsidRPr="00E16DC5" w:rsidRDefault="00E16DC5" w:rsidP="00A34AD6">
      <w:proofErr w:type="spellStart"/>
      <w:ins w:id="585" w:author="Ben Smith" w:date="2018-02-22T15:01:00Z">
        <w:r w:rsidRPr="00523B0C">
          <w:rPr>
            <w:i/>
            <w:highlight w:val="yellow"/>
            <w:rPrChange w:id="586" w:author="Ben Smith" w:date="2018-02-22T15:12:00Z">
              <w:rPr>
                <w:i/>
              </w:rPr>
            </w:rPrChange>
          </w:rPr>
          <w:t>ref_surf</w:t>
        </w:r>
      </w:ins>
      <w:ins w:id="587" w:author="Ben Smith" w:date="2018-02-22T15:00:00Z">
        <w:r w:rsidRPr="00523B0C">
          <w:rPr>
            <w:i/>
            <w:highlight w:val="yellow"/>
            <w:rPrChange w:id="588" w:author="Ben Smith" w:date="2018-02-22T15:12:00Z">
              <w:rPr>
                <w:i/>
              </w:rPr>
            </w:rPrChange>
          </w:rPr>
          <w:t>_passes</w:t>
        </w:r>
      </w:ins>
      <w:proofErr w:type="spellEnd"/>
      <w:ins w:id="589" w:author="Ben Smith" w:date="2018-02-22T15:01:00Z">
        <w:r w:rsidRPr="00523B0C">
          <w:rPr>
            <w:highlight w:val="yellow"/>
            <w:rPrChange w:id="590" w:author="Ben Smith" w:date="2018-02-22T15:12:00Z">
              <w:rPr/>
            </w:rPrChange>
          </w:rPr>
          <w:t>: a list of passes used in defining the reference surface</w:t>
        </w:r>
        <w:r>
          <w:t xml:space="preserve"> </w:t>
        </w:r>
      </w:ins>
    </w:p>
    <w:p w14:paraId="5AAEB76E" w14:textId="7EA2A9FE" w:rsidR="003D0C92" w:rsidRDefault="00A34AD6" w:rsidP="003D0C92">
      <w:pPr>
        <w:rPr>
          <w:b/>
        </w:rPr>
      </w:pPr>
      <w:r>
        <w:rPr>
          <w:b/>
        </w:rPr>
        <w:t>Outputs:</w:t>
      </w:r>
    </w:p>
    <w:p w14:paraId="2E5AE6F6" w14:textId="40CB0980" w:rsidR="000D5D7F" w:rsidRDefault="000D5D7F" w:rsidP="000D5D7F">
      <w:proofErr w:type="spellStart"/>
      <w:r>
        <w:rPr>
          <w:i/>
        </w:rPr>
        <w:t>h_shapecorr</w:t>
      </w:r>
      <w:proofErr w:type="spellEnd"/>
      <w:r>
        <w:rPr>
          <w:i/>
        </w:rPr>
        <w:t>:</w:t>
      </w:r>
      <w:r>
        <w:t xml:space="preserve">   Per-pass corrected height</w:t>
      </w:r>
    </w:p>
    <w:p w14:paraId="2342F68F" w14:textId="7893F1BB" w:rsidR="00A34AD6" w:rsidRDefault="000D5D7F" w:rsidP="003D0C92">
      <w:proofErr w:type="spellStart"/>
      <w:r>
        <w:rPr>
          <w:i/>
        </w:rPr>
        <w:t>h_shapecorr_sigma</w:t>
      </w:r>
      <w:proofErr w:type="spellEnd"/>
      <w:r>
        <w:rPr>
          <w:i/>
        </w:rPr>
        <w:t xml:space="preserve">: </w:t>
      </w:r>
      <w:r>
        <w:t>Per-pass corrected height error</w:t>
      </w:r>
    </w:p>
    <w:p w14:paraId="0784ADB1" w14:textId="65E8CAF9" w:rsidR="004230FB" w:rsidRPr="004230FB" w:rsidRDefault="004230FB" w:rsidP="004230FB">
      <w:proofErr w:type="spellStart"/>
      <w:r>
        <w:rPr>
          <w:i/>
        </w:rPr>
        <w:t>selected_segments</w:t>
      </w:r>
      <w:proofErr w:type="spellEnd"/>
      <w:r>
        <w:rPr>
          <w:i/>
        </w:rPr>
        <w:t>:</w:t>
      </w:r>
      <w:r>
        <w:t xml:space="preserve">  A set of arrays listing the selected segments for each pass.</w:t>
      </w:r>
    </w:p>
    <w:p w14:paraId="44B6A534" w14:textId="77777777" w:rsidR="004230FB" w:rsidRPr="000D5D7F" w:rsidRDefault="004230FB" w:rsidP="003D0C92"/>
    <w:p w14:paraId="02053317" w14:textId="608F7D38" w:rsidR="00A34AD6" w:rsidRDefault="004A2C4F" w:rsidP="000D5D7F">
      <w:pPr>
        <w:rPr>
          <w:ins w:id="591" w:author="Ben Smith" w:date="2018-02-22T13:35:00Z"/>
          <w:b/>
        </w:rPr>
      </w:pPr>
      <w:r w:rsidRPr="004A2C4F">
        <w:rPr>
          <w:b/>
        </w:rPr>
        <w:t>Algorithm</w:t>
      </w:r>
      <w:r>
        <w:rPr>
          <w:b/>
        </w:rPr>
        <w:t>:</w:t>
      </w:r>
    </w:p>
    <w:p w14:paraId="1607569E" w14:textId="7D0B5B09" w:rsidR="00523B0C" w:rsidRPr="001F7D9F" w:rsidRDefault="006D10F1" w:rsidP="000D5D7F">
      <w:pPr>
        <w:rPr>
          <w:ins w:id="592" w:author="Ben Smith" w:date="2018-02-22T15:08:00Z"/>
          <w:i/>
          <w:highlight w:val="yellow"/>
          <w:rPrChange w:id="593" w:author="Ben Smith" w:date="2018-02-22T16:12:00Z">
            <w:rPr>
              <w:ins w:id="594" w:author="Ben Smith" w:date="2018-02-22T15:08:00Z"/>
            </w:rPr>
          </w:rPrChange>
        </w:rPr>
      </w:pPr>
      <w:ins w:id="595" w:author="Ben Smith" w:date="2018-02-22T13:35:00Z">
        <w:r w:rsidRPr="00523B0C">
          <w:rPr>
            <w:highlight w:val="yellow"/>
            <w:rPrChange w:id="596" w:author="Ben Smith" w:date="2018-02-22T15:12:00Z">
              <w:rPr/>
            </w:rPrChange>
          </w:rPr>
          <w:t xml:space="preserve">1. </w:t>
        </w:r>
      </w:ins>
      <w:ins w:id="597" w:author="Ben Smith" w:date="2018-02-22T15:08:00Z">
        <w:r w:rsidR="00523B0C" w:rsidRPr="00523B0C">
          <w:rPr>
            <w:highlight w:val="yellow"/>
            <w:rPrChange w:id="598" w:author="Ben Smith" w:date="2018-02-22T15:12:00Z">
              <w:rPr/>
            </w:rPrChange>
          </w:rPr>
          <w:t xml:space="preserve">Identify the segments marked as valid in </w:t>
        </w:r>
        <w:proofErr w:type="spellStart"/>
        <w:r w:rsidR="00523B0C" w:rsidRPr="00523B0C">
          <w:rPr>
            <w:i/>
            <w:highlight w:val="yellow"/>
            <w:rPrChange w:id="599" w:author="Ben Smith" w:date="2018-02-22T15:12:00Z">
              <w:rPr>
                <w:i/>
              </w:rPr>
            </w:rPrChange>
          </w:rPr>
          <w:t>seg_valid_data</w:t>
        </w:r>
        <w:proofErr w:type="spellEnd"/>
        <w:r w:rsidR="00523B0C" w:rsidRPr="00523B0C">
          <w:rPr>
            <w:highlight w:val="yellow"/>
            <w:rPrChange w:id="600" w:author="Ben Smith" w:date="2018-02-22T15:12:00Z">
              <w:rPr/>
            </w:rPrChange>
          </w:rPr>
          <w:t xml:space="preserve"> and </w:t>
        </w:r>
        <w:proofErr w:type="spellStart"/>
        <w:r w:rsidR="00523B0C" w:rsidRPr="00523B0C">
          <w:rPr>
            <w:i/>
            <w:highlight w:val="yellow"/>
            <w:rPrChange w:id="601" w:author="Ben Smith" w:date="2018-02-22T15:12:00Z">
              <w:rPr>
                <w:i/>
              </w:rPr>
            </w:rPrChange>
          </w:rPr>
          <w:t>seg_valid_xslope</w:t>
        </w:r>
        <w:proofErr w:type="spellEnd"/>
        <w:r w:rsidR="00523B0C" w:rsidRPr="00523B0C">
          <w:rPr>
            <w:highlight w:val="yellow"/>
            <w:rPrChange w:id="602" w:author="Ben Smith" w:date="2018-02-22T15:12:00Z">
              <w:rPr/>
            </w:rPrChange>
          </w:rPr>
          <w:t xml:space="preserve"> that are not members of the passes in </w:t>
        </w:r>
        <w:proofErr w:type="spellStart"/>
        <w:r w:rsidR="00523B0C" w:rsidRPr="00523B0C">
          <w:rPr>
            <w:i/>
            <w:highlight w:val="yellow"/>
            <w:rPrChange w:id="603" w:author="Ben Smith" w:date="2018-02-22T15:12:00Z">
              <w:rPr>
                <w:i/>
              </w:rPr>
            </w:rPrChange>
          </w:rPr>
          <w:t>ref_surf_passes</w:t>
        </w:r>
      </w:ins>
      <w:proofErr w:type="spellEnd"/>
      <w:ins w:id="604" w:author="Ben Smith" w:date="2018-02-22T15:09:00Z">
        <w:r w:rsidR="00523B0C" w:rsidRPr="00523B0C">
          <w:rPr>
            <w:highlight w:val="yellow"/>
            <w:rPrChange w:id="605" w:author="Ben Smith" w:date="2018-02-22T15:12:00Z">
              <w:rPr/>
            </w:rPrChange>
          </w:rPr>
          <w:t xml:space="preserve">.  Label these as </w:t>
        </w:r>
        <w:proofErr w:type="spellStart"/>
        <w:r w:rsidR="00523B0C" w:rsidRPr="00523B0C">
          <w:rPr>
            <w:i/>
            <w:highlight w:val="yellow"/>
            <w:rPrChange w:id="606" w:author="Ben Smith" w:date="2018-02-22T15:12:00Z">
              <w:rPr>
                <w:i/>
              </w:rPr>
            </w:rPrChange>
          </w:rPr>
          <w:t>non_ref_segments</w:t>
        </w:r>
        <w:proofErr w:type="spellEnd"/>
        <w:r w:rsidR="00523B0C" w:rsidRPr="00523B0C">
          <w:rPr>
            <w:i/>
            <w:highlight w:val="yellow"/>
            <w:rPrChange w:id="607" w:author="Ben Smith" w:date="2018-02-22T15:12:00Z">
              <w:rPr>
                <w:i/>
              </w:rPr>
            </w:rPrChange>
          </w:rPr>
          <w:t>.</w:t>
        </w:r>
      </w:ins>
    </w:p>
    <w:p w14:paraId="27EBC613" w14:textId="699A310D" w:rsidR="006D10F1" w:rsidRPr="00523B0C" w:rsidRDefault="00523B0C" w:rsidP="000D5D7F">
      <w:pPr>
        <w:rPr>
          <w:highlight w:val="yellow"/>
          <w:rPrChange w:id="608" w:author="Ben Smith" w:date="2018-02-22T15:12:00Z">
            <w:rPr>
              <w:b/>
            </w:rPr>
          </w:rPrChange>
        </w:rPr>
      </w:pPr>
      <w:ins w:id="609" w:author="Ben Smith" w:date="2018-02-22T15:09:00Z">
        <w:r w:rsidRPr="00523B0C">
          <w:rPr>
            <w:highlight w:val="yellow"/>
            <w:rPrChange w:id="610" w:author="Ben Smith" w:date="2018-02-22T15:12:00Z">
              <w:rPr/>
            </w:rPrChange>
          </w:rPr>
          <w:t xml:space="preserve">2. </w:t>
        </w:r>
      </w:ins>
      <w:ins w:id="611" w:author="Ben Smith" w:date="2018-02-22T13:35:00Z">
        <w:r w:rsidR="006D10F1" w:rsidRPr="00523B0C">
          <w:rPr>
            <w:highlight w:val="yellow"/>
            <w:rPrChange w:id="612" w:author="Ben Smith" w:date="2018-02-22T15:12:00Z">
              <w:rPr/>
            </w:rPrChange>
          </w:rPr>
          <w:t xml:space="preserve">Build </w:t>
        </w:r>
      </w:ins>
      <w:proofErr w:type="spellStart"/>
      <w:ins w:id="613" w:author="Ben Smith" w:date="2018-02-22T15:03:00Z">
        <w:r w:rsidR="000206EA" w:rsidRPr="00523B0C">
          <w:rPr>
            <w:b/>
            <w:highlight w:val="yellow"/>
            <w:rPrChange w:id="614" w:author="Ben Smith" w:date="2018-02-22T15:12:00Z">
              <w:rPr/>
            </w:rPrChange>
          </w:rPr>
          <w:t>G</w:t>
        </w:r>
      </w:ins>
      <w:ins w:id="615" w:author="Ben Smith" w:date="2018-02-22T15:09:00Z">
        <w:r w:rsidRPr="00523B0C">
          <w:rPr>
            <w:b/>
            <w:highlight w:val="yellow"/>
            <w:rPrChange w:id="616" w:author="Ben Smith" w:date="2018-02-22T15:12:00Z">
              <w:rPr>
                <w:b/>
              </w:rPr>
            </w:rPrChange>
          </w:rPr>
          <w:t>_other</w:t>
        </w:r>
      </w:ins>
      <w:proofErr w:type="spellEnd"/>
      <w:ins w:id="617" w:author="Ben Smith" w:date="2018-02-22T15:03:00Z">
        <w:r w:rsidR="000206EA" w:rsidRPr="00523B0C">
          <w:rPr>
            <w:highlight w:val="yellow"/>
            <w:rPrChange w:id="618" w:author="Ben Smith" w:date="2018-02-22T15:12:00Z">
              <w:rPr/>
            </w:rPrChange>
          </w:rPr>
          <w:t xml:space="preserve">, a </w:t>
        </w:r>
      </w:ins>
      <w:ins w:id="619" w:author="Ben Smith" w:date="2018-02-22T13:35:00Z">
        <w:r w:rsidR="006D10F1" w:rsidRPr="00523B0C">
          <w:rPr>
            <w:highlight w:val="yellow"/>
            <w:rPrChange w:id="620" w:author="Ben Smith" w:date="2018-02-22T15:12:00Z">
              <w:rPr/>
            </w:rPrChange>
          </w:rPr>
          <w:t>polynomial-fitting matrix for the</w:t>
        </w:r>
      </w:ins>
      <w:ins w:id="621" w:author="Ben Smith" w:date="2018-02-22T15:07:00Z">
        <w:r w:rsidRPr="00523B0C">
          <w:rPr>
            <w:highlight w:val="yellow"/>
            <w:rPrChange w:id="622" w:author="Ben Smith" w:date="2018-02-22T15:12:00Z">
              <w:rPr/>
            </w:rPrChange>
          </w:rPr>
          <w:t xml:space="preserve"> </w:t>
        </w:r>
      </w:ins>
      <w:proofErr w:type="spellStart"/>
      <w:ins w:id="623" w:author="Ben Smith" w:date="2018-02-22T15:10:00Z">
        <w:r w:rsidRPr="00523B0C">
          <w:rPr>
            <w:i/>
            <w:highlight w:val="yellow"/>
            <w:rPrChange w:id="624" w:author="Ben Smith" w:date="2018-02-22T15:12:00Z">
              <w:rPr>
                <w:i/>
              </w:rPr>
            </w:rPrChange>
          </w:rPr>
          <w:t>non_ref</w:t>
        </w:r>
      </w:ins>
      <w:ins w:id="625" w:author="Ben Smith" w:date="2018-02-22T15:07:00Z">
        <w:r w:rsidRPr="00523B0C">
          <w:rPr>
            <w:i/>
            <w:highlight w:val="yellow"/>
            <w:rPrChange w:id="626" w:author="Ben Smith" w:date="2018-02-22T15:12:00Z">
              <w:rPr>
                <w:i/>
              </w:rPr>
            </w:rPrChange>
          </w:rPr>
          <w:t>_segments</w:t>
        </w:r>
      </w:ins>
      <w:proofErr w:type="spellEnd"/>
      <w:ins w:id="627" w:author="Ben Smith" w:date="2018-02-22T15:01:00Z">
        <w:r w:rsidRPr="00523B0C">
          <w:rPr>
            <w:i/>
            <w:highlight w:val="yellow"/>
            <w:rPrChange w:id="628" w:author="Ben Smith" w:date="2018-02-22T15:12:00Z">
              <w:rPr>
                <w:i/>
              </w:rPr>
            </w:rPrChange>
          </w:rPr>
          <w:t>.</w:t>
        </w:r>
        <w:r w:rsidR="00E16DC5" w:rsidRPr="00523B0C">
          <w:rPr>
            <w:i/>
            <w:highlight w:val="yellow"/>
            <w:rPrChange w:id="629" w:author="Ben Smith" w:date="2018-02-22T15:12:00Z">
              <w:rPr>
                <w:i/>
              </w:rPr>
            </w:rPrChange>
          </w:rPr>
          <w:t xml:space="preserve"> </w:t>
        </w:r>
      </w:ins>
      <w:proofErr w:type="spellStart"/>
      <w:ins w:id="630" w:author="Ben Smith" w:date="2018-02-22T15:04:00Z">
        <w:r w:rsidRPr="00523B0C">
          <w:rPr>
            <w:b/>
            <w:highlight w:val="yellow"/>
            <w:rPrChange w:id="631" w:author="Ben Smith" w:date="2018-02-22T15:12:00Z">
              <w:rPr>
                <w:b/>
              </w:rPr>
            </w:rPrChange>
          </w:rPr>
          <w:t>G_</w:t>
        </w:r>
      </w:ins>
      <w:ins w:id="632" w:author="Ben Smith" w:date="2018-02-22T15:10:00Z">
        <w:r w:rsidRPr="00523B0C">
          <w:rPr>
            <w:b/>
            <w:highlight w:val="yellow"/>
            <w:rPrChange w:id="633" w:author="Ben Smith" w:date="2018-02-22T15:12:00Z">
              <w:rPr>
                <w:b/>
              </w:rPr>
            </w:rPrChange>
          </w:rPr>
          <w:t>other</w:t>
        </w:r>
      </w:ins>
      <w:proofErr w:type="spellEnd"/>
      <w:ins w:id="634" w:author="Ben Smith" w:date="2018-02-22T15:04:00Z">
        <w:r w:rsidRPr="00523B0C">
          <w:rPr>
            <w:b/>
            <w:highlight w:val="yellow"/>
            <w:rPrChange w:id="635" w:author="Ben Smith" w:date="2018-02-22T15:12:00Z">
              <w:rPr>
                <w:b/>
              </w:rPr>
            </w:rPrChange>
          </w:rPr>
          <w:t xml:space="preserve"> </w:t>
        </w:r>
      </w:ins>
      <w:ins w:id="636" w:author="Ben Smith" w:date="2018-02-22T15:05:00Z">
        <w:r w:rsidRPr="00523B0C">
          <w:rPr>
            <w:highlight w:val="yellow"/>
            <w:rPrChange w:id="637" w:author="Ben Smith" w:date="2018-02-22T15:12:00Z">
              <w:rPr/>
            </w:rPrChange>
          </w:rPr>
          <w:t>will include only t</w:t>
        </w:r>
      </w:ins>
      <w:ins w:id="638" w:author="Ben Smith" w:date="2018-02-22T15:08:00Z">
        <w:r w:rsidRPr="00523B0C">
          <w:rPr>
            <w:highlight w:val="yellow"/>
            <w:rPrChange w:id="639" w:author="Ben Smith" w:date="2018-02-22T15:12:00Z">
              <w:rPr/>
            </w:rPrChange>
          </w:rPr>
          <w:t>he</w:t>
        </w:r>
      </w:ins>
      <w:ins w:id="640" w:author="Ben Smith" w:date="2018-02-22T15:05:00Z">
        <w:r w:rsidRPr="00523B0C">
          <w:rPr>
            <w:highlight w:val="yellow"/>
            <w:rPrChange w:id="641" w:author="Ben Smith" w:date="2018-02-22T15:12:00Z">
              <w:rPr/>
            </w:rPrChange>
          </w:rPr>
          <w:t xml:space="preserve"> polynomial components listed in </w:t>
        </w:r>
        <w:proofErr w:type="spellStart"/>
        <w:r w:rsidRPr="00523B0C">
          <w:rPr>
            <w:i/>
            <w:highlight w:val="yellow"/>
            <w:u w:val="single"/>
            <w:rPrChange w:id="642" w:author="Ben Smith" w:date="2018-02-22T15:12:00Z">
              <w:rPr>
                <w:i/>
                <w:u w:val="single"/>
              </w:rPr>
            </w:rPrChange>
          </w:rPr>
          <w:t>p</w:t>
        </w:r>
        <w:r w:rsidRPr="00523B0C">
          <w:rPr>
            <w:i/>
            <w:highlight w:val="yellow"/>
            <w:rPrChange w:id="643" w:author="Ben Smith" w:date="2018-02-22T15:12:00Z">
              <w:rPr>
                <w:i/>
              </w:rPr>
            </w:rPrChange>
          </w:rPr>
          <w:t>oly_fit_degrees</w:t>
        </w:r>
      </w:ins>
      <w:proofErr w:type="spellEnd"/>
      <w:ins w:id="644" w:author="Ben Smith" w:date="2018-02-22T15:06:00Z">
        <w:r w:rsidRPr="00523B0C">
          <w:rPr>
            <w:highlight w:val="yellow"/>
            <w:rPrChange w:id="645" w:author="Ben Smith" w:date="2018-02-22T15:12:00Z">
              <w:rPr/>
            </w:rPrChange>
          </w:rPr>
          <w:t>.</w:t>
        </w:r>
      </w:ins>
    </w:p>
    <w:p w14:paraId="1C85BB26" w14:textId="62C9C821" w:rsidR="00A34AD6" w:rsidRPr="00523B0C" w:rsidRDefault="00523B0C" w:rsidP="00A34AD6">
      <w:pPr>
        <w:rPr>
          <w:highlight w:val="yellow"/>
          <w:rPrChange w:id="646" w:author="Ben Smith" w:date="2018-02-22T15:12:00Z">
            <w:rPr/>
          </w:rPrChange>
        </w:rPr>
      </w:pPr>
      <w:ins w:id="647" w:author="Ben Smith" w:date="2018-02-22T15:03:00Z">
        <w:r>
          <w:rPr>
            <w:highlight w:val="yellow"/>
          </w:rPr>
          <w:t>3</w:t>
        </w:r>
      </w:ins>
      <w:del w:id="648" w:author="Ben Smith" w:date="2018-02-22T15:03:00Z">
        <w:r w:rsidR="003A0AF2" w:rsidRPr="00523B0C" w:rsidDel="000206EA">
          <w:rPr>
            <w:highlight w:val="yellow"/>
            <w:rPrChange w:id="649" w:author="Ben Smith" w:date="2018-02-22T15:12:00Z">
              <w:rPr/>
            </w:rPrChange>
          </w:rPr>
          <w:delText>1</w:delText>
        </w:r>
      </w:del>
      <w:r w:rsidR="003A0AF2" w:rsidRPr="00523B0C">
        <w:rPr>
          <w:highlight w:val="yellow"/>
          <w:rPrChange w:id="650" w:author="Ben Smith" w:date="2018-02-22T15:12:00Z">
            <w:rPr/>
          </w:rPrChange>
        </w:rPr>
        <w:t xml:space="preserve">. Propagate the polynomial surface errors </w:t>
      </w:r>
      <w:r w:rsidR="0017654F" w:rsidRPr="00523B0C">
        <w:rPr>
          <w:highlight w:val="yellow"/>
          <w:rPrChange w:id="651" w:author="Ben Smith" w:date="2018-02-22T15:12:00Z">
            <w:rPr/>
          </w:rPrChange>
        </w:rPr>
        <w:t>and surface-height errors</w:t>
      </w:r>
      <w:r w:rsidR="003A0AF2" w:rsidRPr="00523B0C">
        <w:rPr>
          <w:highlight w:val="yellow"/>
          <w:rPrChange w:id="652" w:author="Ben Smith" w:date="2018-02-22T15:12:00Z">
            <w:rPr/>
          </w:rPrChange>
        </w:rPr>
        <w:t xml:space="preserve"> </w:t>
      </w:r>
      <w:ins w:id="653" w:author="Ben Smith" w:date="2018-02-22T15:10:00Z">
        <w:r w:rsidRPr="00523B0C">
          <w:rPr>
            <w:highlight w:val="yellow"/>
            <w:rPrChange w:id="654" w:author="Ben Smith" w:date="2018-02-22T15:12:00Z">
              <w:rPr/>
            </w:rPrChange>
          </w:rPr>
          <w:t xml:space="preserve">for </w:t>
        </w:r>
        <w:proofErr w:type="spellStart"/>
        <w:r w:rsidRPr="00523B0C">
          <w:rPr>
            <w:i/>
            <w:highlight w:val="yellow"/>
            <w:rPrChange w:id="655" w:author="Ben Smith" w:date="2018-02-22T15:12:00Z">
              <w:rPr>
                <w:i/>
              </w:rPr>
            </w:rPrChange>
          </w:rPr>
          <w:t>non_ref_segments</w:t>
        </w:r>
        <w:proofErr w:type="spellEnd"/>
        <w:r w:rsidRPr="00523B0C">
          <w:rPr>
            <w:i/>
            <w:highlight w:val="yellow"/>
            <w:rPrChange w:id="656" w:author="Ben Smith" w:date="2018-02-22T15:12:00Z">
              <w:rPr>
                <w:i/>
              </w:rPr>
            </w:rPrChange>
          </w:rPr>
          <w:t xml:space="preserve"> </w:t>
        </w:r>
      </w:ins>
      <w:del w:id="657" w:author="Ben Smith" w:date="2018-02-22T15:10:00Z">
        <w:r w:rsidR="003A0AF2" w:rsidRPr="00523B0C" w:rsidDel="00523B0C">
          <w:rPr>
            <w:highlight w:val="yellow"/>
            <w:rPrChange w:id="658" w:author="Ben Smith" w:date="2018-02-22T15:12:00Z">
              <w:rPr/>
            </w:rPrChange>
          </w:rPr>
          <w:delText xml:space="preserve">the </w:delText>
        </w:r>
      </w:del>
      <w:r w:rsidR="0017654F" w:rsidRPr="00523B0C">
        <w:rPr>
          <w:highlight w:val="yellow"/>
          <w:rPrChange w:id="659" w:author="Ben Smith" w:date="2018-02-22T15:12:00Z">
            <w:rPr/>
          </w:rPrChange>
        </w:rPr>
        <w:t>based on</w:t>
      </w:r>
      <w:r w:rsidR="003A0AF2" w:rsidRPr="00523B0C">
        <w:rPr>
          <w:highlight w:val="yellow"/>
          <w:rPrChange w:id="660" w:author="Ben Smith" w:date="2018-02-22T15:12:00Z">
            <w:rPr/>
          </w:rPrChange>
        </w:rPr>
        <w:t xml:space="preserve"> </w:t>
      </w:r>
      <w:proofErr w:type="spellStart"/>
      <w:r w:rsidR="0017654F" w:rsidRPr="00523B0C">
        <w:rPr>
          <w:b/>
          <w:highlight w:val="yellow"/>
          <w:rPrChange w:id="661" w:author="Ben Smith" w:date="2018-02-22T15:12:00Z">
            <w:rPr>
              <w:b/>
            </w:rPr>
          </w:rPrChange>
        </w:rPr>
        <w:t>G_</w:t>
      </w:r>
      <w:del w:id="662" w:author="Ben Smith" w:date="2018-02-22T15:10:00Z">
        <w:r w:rsidR="0017654F" w:rsidRPr="00523B0C" w:rsidDel="00523B0C">
          <w:rPr>
            <w:b/>
            <w:highlight w:val="yellow"/>
            <w:rPrChange w:id="663" w:author="Ben Smith" w:date="2018-02-22T15:12:00Z">
              <w:rPr>
                <w:b/>
              </w:rPr>
            </w:rPrChange>
          </w:rPr>
          <w:delText>m_surf</w:delText>
        </w:r>
      </w:del>
      <w:proofErr w:type="gramStart"/>
      <w:ins w:id="664" w:author="Ben Smith" w:date="2018-02-22T15:10:00Z">
        <w:r w:rsidRPr="00523B0C">
          <w:rPr>
            <w:b/>
            <w:highlight w:val="yellow"/>
            <w:rPrChange w:id="665" w:author="Ben Smith" w:date="2018-02-22T15:12:00Z">
              <w:rPr>
                <w:b/>
              </w:rPr>
            </w:rPrChange>
          </w:rPr>
          <w:t>other</w:t>
        </w:r>
      </w:ins>
      <w:proofErr w:type="spellEnd"/>
      <w:r w:rsidR="0017654F" w:rsidRPr="00523B0C">
        <w:rPr>
          <w:highlight w:val="yellow"/>
          <w:rPrChange w:id="666" w:author="Ben Smith" w:date="2018-02-22T15:12:00Z">
            <w:rPr/>
          </w:rPrChange>
        </w:rPr>
        <w:t xml:space="preserve">,  </w:t>
      </w:r>
      <w:proofErr w:type="spellStart"/>
      <w:r w:rsidR="0017654F" w:rsidRPr="00523B0C">
        <w:rPr>
          <w:b/>
          <w:highlight w:val="yellow"/>
          <w:rPrChange w:id="667" w:author="Ben Smith" w:date="2018-02-22T15:12:00Z">
            <w:rPr>
              <w:b/>
            </w:rPr>
          </w:rPrChange>
        </w:rPr>
        <w:t>C</w:t>
      </w:r>
      <w:proofErr w:type="gramEnd"/>
      <w:r w:rsidR="0017654F" w:rsidRPr="00523B0C">
        <w:rPr>
          <w:b/>
          <w:highlight w:val="yellow"/>
          <w:rPrChange w:id="668" w:author="Ben Smith" w:date="2018-02-22T15:12:00Z">
            <w:rPr>
              <w:b/>
            </w:rPr>
          </w:rPrChange>
        </w:rPr>
        <w:t>_m_surf</w:t>
      </w:r>
      <w:proofErr w:type="spellEnd"/>
      <w:r w:rsidR="0017654F" w:rsidRPr="00523B0C">
        <w:rPr>
          <w:b/>
          <w:highlight w:val="yellow"/>
          <w:rPrChange w:id="669" w:author="Ben Smith" w:date="2018-02-22T15:12:00Z">
            <w:rPr>
              <w:b/>
            </w:rPr>
          </w:rPrChange>
        </w:rPr>
        <w:t xml:space="preserve">, </w:t>
      </w:r>
      <w:r w:rsidR="0017654F" w:rsidRPr="00523B0C">
        <w:rPr>
          <w:highlight w:val="yellow"/>
          <w:rPrChange w:id="670" w:author="Ben Smith" w:date="2018-02-22T15:12:00Z">
            <w:rPr/>
          </w:rPrChange>
        </w:rPr>
        <w:t xml:space="preserve">and </w:t>
      </w:r>
      <w:proofErr w:type="spellStart"/>
      <w:r w:rsidR="0017654F" w:rsidRPr="00523B0C">
        <w:rPr>
          <w:i/>
          <w:highlight w:val="yellow"/>
          <w:rPrChange w:id="671" w:author="Ben Smith" w:date="2018-02-22T15:12:00Z">
            <w:rPr>
              <w:i/>
            </w:rPr>
          </w:rPrChange>
        </w:rPr>
        <w:t>h_li_sigma</w:t>
      </w:r>
      <w:proofErr w:type="spellEnd"/>
      <w:r w:rsidR="0017654F" w:rsidRPr="00523B0C">
        <w:rPr>
          <w:highlight w:val="yellow"/>
          <w:rPrChange w:id="672" w:author="Ben Smith" w:date="2018-02-22T15:12:00Z">
            <w:rPr/>
          </w:rPrChange>
        </w:rPr>
        <w:t xml:space="preserve"> using equation 11.  These errors are </w:t>
      </w:r>
      <w:proofErr w:type="spellStart"/>
      <w:r w:rsidR="0017654F" w:rsidRPr="00523B0C">
        <w:rPr>
          <w:i/>
          <w:highlight w:val="yellow"/>
          <w:rPrChange w:id="673" w:author="Ben Smith" w:date="2018-02-22T15:12:00Z">
            <w:rPr>
              <w:i/>
            </w:rPr>
          </w:rPrChange>
        </w:rPr>
        <w:t>sigma_hcorr_seg</w:t>
      </w:r>
      <w:proofErr w:type="spellEnd"/>
      <w:r w:rsidR="0017654F" w:rsidRPr="00523B0C">
        <w:rPr>
          <w:highlight w:val="yellow"/>
          <w:rPrChange w:id="674" w:author="Ben Smith" w:date="2018-02-22T15:12:00Z">
            <w:rPr/>
          </w:rPrChange>
        </w:rPr>
        <w:t>.</w:t>
      </w:r>
      <w:ins w:id="675" w:author="Ben Smith" w:date="2018-02-22T15:11:00Z">
        <w:r w:rsidRPr="00523B0C">
          <w:rPr>
            <w:highlight w:val="yellow"/>
            <w:rPrChange w:id="676" w:author="Ben Smith" w:date="2018-02-22T15:12:00Z">
              <w:rPr/>
            </w:rPrChange>
          </w:rPr>
          <w:t xml:space="preserve">  </w:t>
        </w:r>
      </w:ins>
    </w:p>
    <w:p w14:paraId="2C158F27" w14:textId="650E3672" w:rsidR="004230FB" w:rsidRPr="004230FB" w:rsidRDefault="00523B0C" w:rsidP="00A34AD6">
      <w:ins w:id="677" w:author="Ben Smith" w:date="2018-02-22T15:06:00Z">
        <w:r>
          <w:rPr>
            <w:highlight w:val="yellow"/>
          </w:rPr>
          <w:t>4</w:t>
        </w:r>
      </w:ins>
      <w:del w:id="678" w:author="Ben Smith" w:date="2018-02-22T15:06:00Z">
        <w:r w:rsidR="0017654F" w:rsidRPr="00523B0C" w:rsidDel="00523B0C">
          <w:rPr>
            <w:highlight w:val="yellow"/>
            <w:rPrChange w:id="679" w:author="Ben Smith" w:date="2018-02-22T15:12:00Z">
              <w:rPr/>
            </w:rPrChange>
          </w:rPr>
          <w:delText>2</w:delText>
        </w:r>
      </w:del>
      <w:r w:rsidR="00A34AD6" w:rsidRPr="00523B0C">
        <w:rPr>
          <w:highlight w:val="yellow"/>
          <w:rPrChange w:id="680" w:author="Ben Smith" w:date="2018-02-22T15:12:00Z">
            <w:rPr/>
          </w:rPrChange>
        </w:rPr>
        <w:t xml:space="preserve">.  </w:t>
      </w:r>
      <w:ins w:id="681" w:author="Ben Smith" w:date="2018-02-22T15:07:00Z">
        <w:r w:rsidRPr="00523B0C">
          <w:rPr>
            <w:highlight w:val="yellow"/>
            <w:rPrChange w:id="682" w:author="Ben Smith" w:date="2018-02-22T15:12:00Z">
              <w:rPr/>
            </w:rPrChange>
          </w:rPr>
          <w:t xml:space="preserve">Identify the </w:t>
        </w:r>
      </w:ins>
      <w:ins w:id="683" w:author="Ben Smith" w:date="2018-02-22T15:11:00Z">
        <w:r w:rsidRPr="00523B0C">
          <w:rPr>
            <w:highlight w:val="yellow"/>
            <w:rPrChange w:id="684" w:author="Ben Smith" w:date="2018-02-22T15:12:00Z">
              <w:rPr/>
            </w:rPrChange>
          </w:rPr>
          <w:t xml:space="preserve">segments in </w:t>
        </w:r>
        <w:proofErr w:type="spellStart"/>
        <w:r w:rsidRPr="00523B0C">
          <w:rPr>
            <w:i/>
            <w:highlight w:val="yellow"/>
            <w:rPrChange w:id="685" w:author="Ben Smith" w:date="2018-02-22T15:12:00Z">
              <w:rPr>
                <w:i/>
              </w:rPr>
            </w:rPrChange>
          </w:rPr>
          <w:t>non_ref_segments</w:t>
        </w:r>
        <w:proofErr w:type="spellEnd"/>
        <w:r w:rsidRPr="00523B0C">
          <w:rPr>
            <w:i/>
            <w:highlight w:val="yellow"/>
            <w:rPrChange w:id="686" w:author="Ben Smith" w:date="2018-02-22T15:12:00Z">
              <w:rPr>
                <w:i/>
              </w:rPr>
            </w:rPrChange>
          </w:rPr>
          <w:t xml:space="preserve"> </w:t>
        </w:r>
        <w:r w:rsidRPr="00523B0C">
          <w:rPr>
            <w:highlight w:val="yellow"/>
            <w:rPrChange w:id="687" w:author="Ben Smith" w:date="2018-02-22T15:12:00Z">
              <w:rPr/>
            </w:rPrChange>
          </w:rPr>
          <w:t>f</w:t>
        </w:r>
      </w:ins>
      <w:del w:id="688" w:author="Ben Smith" w:date="2018-02-22T15:07:00Z">
        <w:r w:rsidR="00A34AD6" w:rsidRPr="00523B0C" w:rsidDel="00523B0C">
          <w:rPr>
            <w:highlight w:val="yellow"/>
            <w:rPrChange w:id="689" w:author="Ben Smith" w:date="2018-02-22T15:12:00Z">
              <w:rPr/>
            </w:rPrChange>
          </w:rPr>
          <w:delText>F</w:delText>
        </w:r>
      </w:del>
      <w:r w:rsidR="00A34AD6" w:rsidRPr="00523B0C">
        <w:rPr>
          <w:highlight w:val="yellow"/>
          <w:rPrChange w:id="690" w:author="Ben Smith" w:date="2018-02-22T15:12:00Z">
            <w:rPr/>
          </w:rPrChange>
        </w:rPr>
        <w:t>or each pass</w:t>
      </w:r>
      <w:del w:id="691" w:author="Ben Smith" w:date="2018-02-22T15:07:00Z">
        <w:r w:rsidR="00A34AD6" w:rsidRPr="00523B0C" w:rsidDel="00523B0C">
          <w:rPr>
            <w:highlight w:val="yellow"/>
            <w:rPrChange w:id="692" w:author="Ben Smith" w:date="2018-02-22T15:12:00Z">
              <w:rPr/>
            </w:rPrChange>
          </w:rPr>
          <w:delText xml:space="preserve"> that includes no valid pairs</w:delText>
        </w:r>
      </w:del>
      <w:r w:rsidR="00A34AD6" w:rsidRPr="00523B0C">
        <w:rPr>
          <w:highlight w:val="yellow"/>
          <w:rPrChange w:id="693" w:author="Ben Smith" w:date="2018-02-22T15:12:00Z">
            <w:rPr/>
          </w:rPrChange>
        </w:rPr>
        <w:t xml:space="preserve">, </w:t>
      </w:r>
      <w:del w:id="694" w:author="Ben Smith" w:date="2018-02-22T15:07:00Z">
        <w:r w:rsidR="00A34AD6" w:rsidRPr="00523B0C" w:rsidDel="00523B0C">
          <w:rPr>
            <w:highlight w:val="yellow"/>
            <w:rPrChange w:id="695" w:author="Ben Smith" w:date="2018-02-22T15:12:00Z">
              <w:rPr/>
            </w:rPrChange>
          </w:rPr>
          <w:delText xml:space="preserve">identify the valid segments that pass the along-track slope test and the data-quality test, </w:delText>
        </w:r>
      </w:del>
      <w:r w:rsidR="00A34AD6" w:rsidRPr="00523B0C">
        <w:rPr>
          <w:highlight w:val="yellow"/>
          <w:rPrChange w:id="696" w:author="Ben Smith" w:date="2018-02-22T15:12:00Z">
            <w:rPr/>
          </w:rPrChange>
        </w:rPr>
        <w:t>and</w:t>
      </w:r>
      <w:ins w:id="697" w:author="Ben Smith" w:date="2018-03-08T11:05:00Z">
        <w:r w:rsidR="00907533">
          <w:rPr>
            <w:highlight w:val="yellow"/>
          </w:rPr>
          <w:t>,</w:t>
        </w:r>
      </w:ins>
      <w:r w:rsidR="00A34AD6" w:rsidRPr="00523B0C">
        <w:rPr>
          <w:highlight w:val="yellow"/>
          <w:rPrChange w:id="698" w:author="Ben Smith" w:date="2018-02-22T15:12:00Z">
            <w:rPr/>
          </w:rPrChange>
        </w:rPr>
        <w:t xml:space="preserve"> from among these, select the one with the smallest </w:t>
      </w:r>
      <w:proofErr w:type="spellStart"/>
      <w:r w:rsidR="00A34AD6" w:rsidRPr="00523B0C">
        <w:rPr>
          <w:i/>
          <w:highlight w:val="yellow"/>
          <w:rPrChange w:id="699" w:author="Ben Smith" w:date="2018-02-22T15:12:00Z">
            <w:rPr>
              <w:i/>
            </w:rPr>
          </w:rPrChange>
        </w:rPr>
        <w:t>sigma_hcorr_seg</w:t>
      </w:r>
      <w:proofErr w:type="spellEnd"/>
      <w:r w:rsidR="00A34AD6" w:rsidRPr="00523B0C">
        <w:rPr>
          <w:i/>
          <w:highlight w:val="yellow"/>
          <w:rPrChange w:id="700" w:author="Ben Smith" w:date="2018-02-22T15:12:00Z">
            <w:rPr>
              <w:i/>
            </w:rPr>
          </w:rPrChange>
        </w:rPr>
        <w:t>.</w:t>
      </w:r>
      <w:r w:rsidR="00A34AD6" w:rsidRPr="00523B0C">
        <w:rPr>
          <w:highlight w:val="yellow"/>
          <w:rPrChange w:id="701" w:author="Ben Smith" w:date="2018-02-22T15:12:00Z">
            <w:rPr/>
          </w:rPrChange>
        </w:rPr>
        <w:t xml:space="preserve">  For </w:t>
      </w:r>
      <w:r w:rsidR="0017654F" w:rsidRPr="00523B0C">
        <w:rPr>
          <w:highlight w:val="yellow"/>
          <w:rPrChange w:id="702" w:author="Ben Smith" w:date="2018-02-22T15:12:00Z">
            <w:rPr/>
          </w:rPrChange>
        </w:rPr>
        <w:t>this pass</w:t>
      </w:r>
      <w:r w:rsidR="00A34AD6" w:rsidRPr="00523B0C">
        <w:rPr>
          <w:highlight w:val="yellow"/>
          <w:rPrChange w:id="703" w:author="Ben Smith" w:date="2018-02-22T15:12:00Z">
            <w:rPr/>
          </w:rPrChange>
        </w:rPr>
        <w:t xml:space="preserve">, fill in the corresponding values of </w:t>
      </w:r>
      <w:proofErr w:type="spellStart"/>
      <w:r w:rsidR="00A34AD6" w:rsidRPr="00523B0C">
        <w:rPr>
          <w:i/>
          <w:highlight w:val="yellow"/>
          <w:rPrChange w:id="704" w:author="Ben Smith" w:date="2018-02-22T15:12:00Z">
            <w:rPr>
              <w:i/>
            </w:rPr>
          </w:rPrChange>
        </w:rPr>
        <w:t>h_shapecorr</w:t>
      </w:r>
      <w:proofErr w:type="spellEnd"/>
      <w:r w:rsidR="00A34AD6" w:rsidRPr="00523B0C">
        <w:rPr>
          <w:highlight w:val="yellow"/>
          <w:rPrChange w:id="705" w:author="Ben Smith" w:date="2018-02-22T15:12:00Z">
            <w:rPr/>
          </w:rPrChange>
        </w:rPr>
        <w:t xml:space="preserve"> and </w:t>
      </w:r>
      <w:proofErr w:type="spellStart"/>
      <w:r w:rsidR="00A34AD6" w:rsidRPr="00523B0C">
        <w:rPr>
          <w:i/>
          <w:highlight w:val="yellow"/>
          <w:rPrChange w:id="706" w:author="Ben Smith" w:date="2018-02-22T15:12:00Z">
            <w:rPr>
              <w:i/>
            </w:rPr>
          </w:rPrChange>
        </w:rPr>
        <w:t>h_shapecorr_sigma</w:t>
      </w:r>
      <w:proofErr w:type="spellEnd"/>
      <w:r w:rsidR="00A34AD6" w:rsidRPr="00523B0C">
        <w:rPr>
          <w:highlight w:val="yellow"/>
          <w:rPrChange w:id="707" w:author="Ben Smith" w:date="2018-02-22T15:12:00Z">
            <w:rPr/>
          </w:rPrChange>
        </w:rPr>
        <w:t>.</w:t>
      </w:r>
      <w:r w:rsidR="0017654F" w:rsidRPr="00523B0C">
        <w:rPr>
          <w:highlight w:val="yellow"/>
          <w:rPrChange w:id="708" w:author="Ben Smith" w:date="2018-02-22T15:12:00Z">
            <w:rPr/>
          </w:rPrChange>
        </w:rPr>
        <w:t xml:space="preserve">  For passes containing no valid segments, report </w:t>
      </w:r>
      <w:r w:rsidR="00331D2E" w:rsidRPr="00523B0C">
        <w:rPr>
          <w:highlight w:val="yellow"/>
          <w:rPrChange w:id="709" w:author="Ben Smith" w:date="2018-02-22T15:12:00Z">
            <w:rPr/>
          </w:rPrChange>
        </w:rPr>
        <w:t>invalid data</w:t>
      </w:r>
      <w:r w:rsidR="0017654F" w:rsidRPr="00523B0C">
        <w:rPr>
          <w:i/>
          <w:highlight w:val="yellow"/>
          <w:rPrChange w:id="710" w:author="Ben Smith" w:date="2018-02-22T15:12:00Z">
            <w:rPr>
              <w:i/>
            </w:rPr>
          </w:rPrChange>
        </w:rPr>
        <w:t>.</w:t>
      </w:r>
      <w:r w:rsidR="004230FB" w:rsidRPr="00523B0C">
        <w:rPr>
          <w:highlight w:val="yellow"/>
          <w:rPrChange w:id="711" w:author="Ben Smith" w:date="2018-02-22T15:12:00Z">
            <w:rPr/>
          </w:rPrChange>
        </w:rPr>
        <w:t xml:space="preserve">  Provide the </w:t>
      </w:r>
      <w:proofErr w:type="spellStart"/>
      <w:ins w:id="712" w:author="Ben Smith" w:date="2018-03-08T11:11:00Z">
        <w:r w:rsidR="006C2E5D">
          <w:rPr>
            <w:highlight w:val="yellow"/>
          </w:rPr>
          <w:t>segment_ID</w:t>
        </w:r>
      </w:ins>
      <w:proofErr w:type="spellEnd"/>
      <w:del w:id="713" w:author="Ben Smith" w:date="2018-03-08T11:11:00Z">
        <w:r w:rsidR="004230FB" w:rsidRPr="00523B0C" w:rsidDel="006C2E5D">
          <w:rPr>
            <w:highlight w:val="yellow"/>
            <w:rPrChange w:id="714" w:author="Ben Smith" w:date="2018-02-22T15:12:00Z">
              <w:rPr/>
            </w:rPrChange>
          </w:rPr>
          <w:delText>number</w:delText>
        </w:r>
      </w:del>
      <w:r w:rsidR="004230FB" w:rsidRPr="00523B0C">
        <w:rPr>
          <w:highlight w:val="yellow"/>
          <w:rPrChange w:id="715" w:author="Ben Smith" w:date="2018-02-22T15:12:00Z">
            <w:rPr/>
          </w:rPrChange>
        </w:rPr>
        <w:t xml:space="preserve"> of the selected segment in the </w:t>
      </w:r>
      <w:proofErr w:type="spellStart"/>
      <w:r w:rsidR="004230FB" w:rsidRPr="00523B0C">
        <w:rPr>
          <w:i/>
          <w:highlight w:val="yellow"/>
          <w:rPrChange w:id="716" w:author="Ben Smith" w:date="2018-02-22T15:12:00Z">
            <w:rPr>
              <w:i/>
            </w:rPr>
          </w:rPrChange>
        </w:rPr>
        <w:t>selected_segments</w:t>
      </w:r>
      <w:proofErr w:type="spellEnd"/>
      <w:r w:rsidR="004230FB" w:rsidRPr="00523B0C">
        <w:rPr>
          <w:highlight w:val="yellow"/>
          <w:rPrChange w:id="717" w:author="Ben Smith" w:date="2018-02-22T15:12:00Z">
            <w:rPr/>
          </w:rPrChange>
        </w:rPr>
        <w:t xml:space="preserve"> array for each pass.</w:t>
      </w:r>
    </w:p>
    <w:p w14:paraId="4B87341F" w14:textId="62C8F7C0" w:rsidR="00331D2E" w:rsidRDefault="00E35969" w:rsidP="00E35969">
      <w:pPr>
        <w:pStyle w:val="Heading3"/>
      </w:pPr>
      <w:bookmarkStart w:id="718" w:name="_Toc497824351"/>
      <w:r>
        <w:t xml:space="preserve">Calculate corrected heights </w:t>
      </w:r>
      <w:r w:rsidR="00327FC5">
        <w:t>for crossover data points</w:t>
      </w:r>
      <w:bookmarkEnd w:id="718"/>
    </w:p>
    <w:p w14:paraId="4B380AD8" w14:textId="567E7570" w:rsidR="00E35969" w:rsidRPr="00494278" w:rsidRDefault="00E35969" w:rsidP="00A34AD6">
      <w:pPr>
        <w:rPr>
          <w:b/>
        </w:rPr>
      </w:pPr>
      <w:r w:rsidRPr="00494278">
        <w:rPr>
          <w:b/>
        </w:rPr>
        <w:t>Inputs:</w:t>
      </w:r>
    </w:p>
    <w:p w14:paraId="02746BC3" w14:textId="7597198A" w:rsidR="00E35969" w:rsidRDefault="00E35969" w:rsidP="00E35969">
      <w:proofErr w:type="spellStart"/>
      <w:r>
        <w:rPr>
          <w:i/>
        </w:rPr>
        <w:t>G_full_surf</w:t>
      </w:r>
      <w:proofErr w:type="spellEnd"/>
      <w:r>
        <w:rPr>
          <w:i/>
        </w:rPr>
        <w:t>:</w:t>
      </w:r>
      <w:r>
        <w:t xml:space="preserve"> A matrix used in fitting the reference surface to the data.</w:t>
      </w:r>
      <w:ins w:id="719" w:author="Microsoft Office User" w:date="2018-03-27T11:36:00Z">
        <w:r w:rsidR="00940079">
          <w:t xml:space="preserve"> (</w:t>
        </w:r>
        <w:proofErr w:type="spellStart"/>
        <w:r w:rsidR="00940079">
          <w:t>G_full</w:t>
        </w:r>
        <w:proofErr w:type="spellEnd"/>
        <w:r w:rsidR="00940079">
          <w:t>)</w:t>
        </w:r>
      </w:ins>
    </w:p>
    <w:p w14:paraId="4756C1BA" w14:textId="5484F5B1" w:rsidR="00E35969" w:rsidRDefault="00E35969" w:rsidP="00E35969">
      <w:proofErr w:type="spellStart"/>
      <w:r w:rsidRPr="00A34AD6">
        <w:rPr>
          <w:i/>
        </w:rPr>
        <w:t>C_m_surf</w:t>
      </w:r>
      <w:proofErr w:type="spellEnd"/>
      <w:r>
        <w:t>: Covariance matrix for the reference surface model.</w:t>
      </w:r>
      <w:ins w:id="720" w:author="Microsoft Office User" w:date="2018-03-27T11:36:00Z">
        <w:r w:rsidR="00940079">
          <w:t xml:space="preserve"> (Cm)</w:t>
        </w:r>
      </w:ins>
    </w:p>
    <w:p w14:paraId="182765D8" w14:textId="7DE7C9BB" w:rsidR="006F2D31" w:rsidRDefault="00A209C7" w:rsidP="00E35969">
      <w:proofErr w:type="spellStart"/>
      <w:ins w:id="721" w:author="Microsoft Office User" w:date="2018-04-03T10:22:00Z">
        <w:r>
          <w:rPr>
            <w:i/>
          </w:rPr>
          <w:t>x</w:t>
        </w:r>
      </w:ins>
      <w:del w:id="722" w:author="Microsoft Office User" w:date="2018-04-03T10:22:00Z">
        <w:r w:rsidRPr="00E35969" w:rsidDel="00A209C7">
          <w:rPr>
            <w:i/>
          </w:rPr>
          <w:delText>X</w:delText>
        </w:r>
      </w:del>
      <w:ins w:id="723" w:author="Microsoft Office User" w:date="2018-04-03T10:22:00Z">
        <w:r>
          <w:rPr>
            <w:i/>
          </w:rPr>
          <w:t>_</w:t>
        </w:r>
      </w:ins>
      <w:del w:id="724" w:author="Microsoft Office User" w:date="2018-04-03T10:22:00Z">
        <w:r w:rsidR="00E35969" w:rsidRPr="00E35969" w:rsidDel="00A209C7">
          <w:rPr>
            <w:i/>
          </w:rPr>
          <w:delText>c</w:delText>
        </w:r>
      </w:del>
      <w:ins w:id="725" w:author="Microsoft Office User" w:date="2018-04-03T10:22:00Z">
        <w:r>
          <w:rPr>
            <w:i/>
          </w:rPr>
          <w:t>atc_ctr</w:t>
        </w:r>
      </w:ins>
      <w:proofErr w:type="spellEnd"/>
      <w:r w:rsidR="00E35969" w:rsidRPr="00E35969">
        <w:rPr>
          <w:i/>
        </w:rPr>
        <w:t xml:space="preserve">, </w:t>
      </w:r>
      <w:del w:id="726" w:author="Microsoft Office User" w:date="2018-04-03T10:22:00Z">
        <w:r w:rsidR="00E35969" w:rsidRPr="00E35969" w:rsidDel="00A209C7">
          <w:rPr>
            <w:i/>
          </w:rPr>
          <w:delText>yc</w:delText>
        </w:r>
      </w:del>
      <w:proofErr w:type="spellStart"/>
      <w:ins w:id="727" w:author="Microsoft Office User" w:date="2018-04-03T10:22:00Z">
        <w:r w:rsidRPr="00E35969">
          <w:rPr>
            <w:i/>
          </w:rPr>
          <w:t>y</w:t>
        </w:r>
        <w:r>
          <w:rPr>
            <w:i/>
          </w:rPr>
          <w:t>_atc_ctr</w:t>
        </w:r>
      </w:ins>
      <w:proofErr w:type="spellEnd"/>
      <w:r w:rsidR="00E35969">
        <w:t xml:space="preserve">: Center point for the surface fit, in </w:t>
      </w:r>
      <w:proofErr w:type="spellStart"/>
      <w:r w:rsidR="00E35969">
        <w:t>along</w:t>
      </w:r>
      <w:proofErr w:type="spellEnd"/>
      <w:r w:rsidR="00E35969">
        <w:t>-track coordinates</w:t>
      </w:r>
      <w:ins w:id="728" w:author="Microsoft Office User" w:date="2018-03-27T11:36:00Z">
        <w:r w:rsidR="00940079">
          <w:t xml:space="preserve"> </w:t>
        </w:r>
      </w:ins>
    </w:p>
    <w:p w14:paraId="70C583A9" w14:textId="45C38FF4" w:rsidR="00E35969" w:rsidRDefault="00E35969" w:rsidP="00E35969">
      <w:proofErr w:type="spellStart"/>
      <w:r>
        <w:rPr>
          <w:i/>
        </w:rPr>
        <w:t>lat_c</w:t>
      </w:r>
      <w:proofErr w:type="spellEnd"/>
      <w:r>
        <w:rPr>
          <w:i/>
        </w:rPr>
        <w:t xml:space="preserve">, </w:t>
      </w:r>
      <w:proofErr w:type="spellStart"/>
      <w:r>
        <w:rPr>
          <w:i/>
        </w:rPr>
        <w:t>lon_c</w:t>
      </w:r>
      <w:proofErr w:type="spellEnd"/>
      <w:r>
        <w:rPr>
          <w:i/>
        </w:rPr>
        <w:t>:</w:t>
      </w:r>
      <w:r>
        <w:t xml:space="preserve"> latitude and longitude for the surface fit</w:t>
      </w:r>
      <w:ins w:id="729" w:author="Microsoft Office User" w:date="2018-03-27T11:36:00Z">
        <w:r w:rsidR="00940079">
          <w:t xml:space="preserve"> (</w:t>
        </w:r>
        <w:proofErr w:type="spellStart"/>
        <w:r w:rsidR="00940079">
          <w:t>ref_pt_lat</w:t>
        </w:r>
        <w:proofErr w:type="spellEnd"/>
        <w:r w:rsidR="00940079">
          <w:t xml:space="preserve">, </w:t>
        </w:r>
        <w:proofErr w:type="spellStart"/>
        <w:r w:rsidR="00940079">
          <w:t>ref_pt_lon</w:t>
        </w:r>
        <w:proofErr w:type="spellEnd"/>
        <w:r w:rsidR="00940079">
          <w:t>)</w:t>
        </w:r>
      </w:ins>
    </w:p>
    <w:p w14:paraId="22C09ECD" w14:textId="1FB39D2E" w:rsidR="006F2D31" w:rsidRPr="006F2D31" w:rsidRDefault="006F2D31" w:rsidP="00E35969">
      <w:r w:rsidRPr="006F2D31">
        <w:rPr>
          <w:i/>
        </w:rPr>
        <w:t>PT:</w:t>
      </w:r>
      <w:r>
        <w:rPr>
          <w:i/>
        </w:rPr>
        <w:t xml:space="preserve">  </w:t>
      </w:r>
      <w:r>
        <w:t>Pair track for the surface fit</w:t>
      </w:r>
    </w:p>
    <w:p w14:paraId="65C17458" w14:textId="48A1A7A1" w:rsidR="006F2D31" w:rsidRPr="006F2D31" w:rsidRDefault="006F2D31" w:rsidP="00E35969">
      <w:r w:rsidRPr="006F2D31">
        <w:rPr>
          <w:i/>
        </w:rPr>
        <w:t>RGT:</w:t>
      </w:r>
      <w:r>
        <w:t xml:space="preserve"> RGT for the surface fit</w:t>
      </w:r>
    </w:p>
    <w:p w14:paraId="46C3DA86" w14:textId="6918A02B" w:rsidR="00E35969" w:rsidRPr="00E35969" w:rsidRDefault="00E35969" w:rsidP="00E35969">
      <w:proofErr w:type="spellStart"/>
      <w:r>
        <w:rPr>
          <w:i/>
        </w:rPr>
        <w:t>RGT_azimuth</w:t>
      </w:r>
      <w:proofErr w:type="spellEnd"/>
      <w:r>
        <w:rPr>
          <w:i/>
        </w:rPr>
        <w:t>:</w:t>
      </w:r>
      <w:r>
        <w:t xml:space="preserve"> The azimuth of the RGT, relative to local north</w:t>
      </w:r>
    </w:p>
    <w:p w14:paraId="522A9784" w14:textId="607F47D1" w:rsidR="00494278" w:rsidRDefault="00494278" w:rsidP="00A34AD6">
      <w:proofErr w:type="spellStart"/>
      <w:r>
        <w:rPr>
          <w:i/>
        </w:rPr>
        <w:t>lat_d</w:t>
      </w:r>
      <w:proofErr w:type="spellEnd"/>
      <w:r>
        <w:rPr>
          <w:i/>
        </w:rPr>
        <w:t xml:space="preserve">, </w:t>
      </w:r>
      <w:proofErr w:type="spellStart"/>
      <w:r>
        <w:rPr>
          <w:i/>
        </w:rPr>
        <w:t>lon_d</w:t>
      </w:r>
      <w:proofErr w:type="spellEnd"/>
      <w:r>
        <w:rPr>
          <w:i/>
        </w:rPr>
        <w:t>:</w:t>
      </w:r>
      <w:r>
        <w:t xml:space="preserve"> Location for </w:t>
      </w:r>
      <w:r w:rsidR="00327FC5">
        <w:t>crossover data</w:t>
      </w:r>
    </w:p>
    <w:p w14:paraId="16856754" w14:textId="1DD0C8E5" w:rsidR="00494278" w:rsidRPr="00494278" w:rsidRDefault="00494278" w:rsidP="00A34AD6">
      <w:proofErr w:type="spellStart"/>
      <w:r>
        <w:rPr>
          <w:i/>
        </w:rPr>
        <w:lastRenderedPageBreak/>
        <w:t>time_d</w:t>
      </w:r>
      <w:proofErr w:type="spellEnd"/>
      <w:r>
        <w:rPr>
          <w:i/>
        </w:rPr>
        <w:t>:</w:t>
      </w:r>
      <w:r>
        <w:t xml:space="preserve"> Time for </w:t>
      </w:r>
      <w:r w:rsidR="00327FC5">
        <w:t>crossover data</w:t>
      </w:r>
    </w:p>
    <w:p w14:paraId="4C6C2626" w14:textId="3CB53348" w:rsidR="00E35969" w:rsidRDefault="00494278" w:rsidP="00A34AD6">
      <w:proofErr w:type="spellStart"/>
      <w:r>
        <w:rPr>
          <w:i/>
        </w:rPr>
        <w:t>h_d</w:t>
      </w:r>
      <w:proofErr w:type="spellEnd"/>
      <w:r>
        <w:rPr>
          <w:i/>
        </w:rPr>
        <w:t xml:space="preserve">: </w:t>
      </w:r>
      <w:r>
        <w:t xml:space="preserve">Elevations for </w:t>
      </w:r>
      <w:r w:rsidR="00327FC5">
        <w:t>crossover data</w:t>
      </w:r>
    </w:p>
    <w:p w14:paraId="4EEE98C0" w14:textId="72B94C60" w:rsidR="00494278" w:rsidRDefault="00494278" w:rsidP="00A34AD6">
      <w:proofErr w:type="spellStart"/>
      <w:r>
        <w:rPr>
          <w:i/>
        </w:rPr>
        <w:t>sigma_h_d</w:t>
      </w:r>
      <w:proofErr w:type="spellEnd"/>
      <w:r>
        <w:rPr>
          <w:i/>
        </w:rPr>
        <w:t>:</w:t>
      </w:r>
      <w:r>
        <w:t xml:space="preserve"> estimated errors for </w:t>
      </w:r>
      <w:r w:rsidR="00327FC5">
        <w:t>crossover data</w:t>
      </w:r>
    </w:p>
    <w:p w14:paraId="561EB556" w14:textId="71A50DC4" w:rsidR="00494278" w:rsidRDefault="00494278" w:rsidP="00A34AD6">
      <w:pPr>
        <w:rPr>
          <w:b/>
        </w:rPr>
      </w:pPr>
      <w:r>
        <w:rPr>
          <w:b/>
        </w:rPr>
        <w:t>O</w:t>
      </w:r>
      <w:r w:rsidRPr="00494278">
        <w:rPr>
          <w:b/>
        </w:rPr>
        <w:t>utputs:</w:t>
      </w:r>
    </w:p>
    <w:p w14:paraId="640DFE8E" w14:textId="186D5957" w:rsidR="00494278" w:rsidRDefault="00263EF7" w:rsidP="00A34AD6">
      <w:r w:rsidRPr="005134E4">
        <w:rPr>
          <w:i/>
        </w:rPr>
        <w:t>PT</w:t>
      </w:r>
      <w:r>
        <w:t>: pair track for the surface fit</w:t>
      </w:r>
    </w:p>
    <w:p w14:paraId="3962A554" w14:textId="5239F343" w:rsidR="00263EF7" w:rsidRDefault="00263EF7" w:rsidP="00A34AD6">
      <w:r w:rsidRPr="005134E4">
        <w:rPr>
          <w:i/>
        </w:rPr>
        <w:t>RGT:</w:t>
      </w:r>
      <w:r>
        <w:t xml:space="preserve"> Reference ground track for the surface fit</w:t>
      </w:r>
    </w:p>
    <w:p w14:paraId="2F726282" w14:textId="74A3F4B3" w:rsidR="00263EF7" w:rsidRDefault="00263EF7" w:rsidP="00A34AD6">
      <w:proofErr w:type="spellStart"/>
      <w:r w:rsidRPr="005134E4">
        <w:rPr>
          <w:i/>
        </w:rPr>
        <w:t>Lat_</w:t>
      </w:r>
      <w:r w:rsidR="005134E4" w:rsidRPr="005134E4">
        <w:rPr>
          <w:i/>
        </w:rPr>
        <w:t>c</w:t>
      </w:r>
      <w:proofErr w:type="spellEnd"/>
      <w:r w:rsidR="005134E4" w:rsidRPr="005134E4">
        <w:rPr>
          <w:i/>
        </w:rPr>
        <w:t xml:space="preserve">, </w:t>
      </w:r>
      <w:proofErr w:type="spellStart"/>
      <w:r w:rsidR="005134E4" w:rsidRPr="005134E4">
        <w:rPr>
          <w:i/>
        </w:rPr>
        <w:t>Lon_c</w:t>
      </w:r>
      <w:proofErr w:type="spellEnd"/>
      <w:r w:rsidR="005134E4">
        <w:t xml:space="preserve">: location for the </w:t>
      </w:r>
      <w:r w:rsidR="00E17813">
        <w:t>fit center</w:t>
      </w:r>
    </w:p>
    <w:p w14:paraId="1C1DFF7B" w14:textId="3AFDAC73" w:rsidR="005134E4" w:rsidRDefault="00952182" w:rsidP="00A34AD6">
      <w:proofErr w:type="spellStart"/>
      <w:r>
        <w:rPr>
          <w:i/>
        </w:rPr>
        <w:t>x_atc_</w:t>
      </w:r>
      <w:r w:rsidR="005134E4" w:rsidRPr="005134E4">
        <w:rPr>
          <w:i/>
        </w:rPr>
        <w:t>c</w:t>
      </w:r>
      <w:proofErr w:type="spellEnd"/>
      <w:r w:rsidR="005134E4" w:rsidRPr="005134E4">
        <w:rPr>
          <w:i/>
        </w:rPr>
        <w:t>:</w:t>
      </w:r>
      <w:r w:rsidR="005134E4">
        <w:t xml:space="preserve"> along-track coordinate for the </w:t>
      </w:r>
      <w:r w:rsidR="00E17813">
        <w:t>fit center</w:t>
      </w:r>
    </w:p>
    <w:p w14:paraId="6E98A819" w14:textId="1E3D7236" w:rsidR="005134E4" w:rsidRDefault="005134E4" w:rsidP="00A34AD6">
      <w:proofErr w:type="spellStart"/>
      <w:r w:rsidRPr="005134E4">
        <w:rPr>
          <w:i/>
        </w:rPr>
        <w:t>time_dc</w:t>
      </w:r>
      <w:proofErr w:type="spellEnd"/>
      <w:r>
        <w:t>: time for the selected altimetry point</w:t>
      </w:r>
    </w:p>
    <w:p w14:paraId="36535337" w14:textId="28858A1A" w:rsidR="005134E4" w:rsidRDefault="005134E4" w:rsidP="00A34AD6">
      <w:proofErr w:type="spellStart"/>
      <w:r w:rsidRPr="005134E4">
        <w:rPr>
          <w:i/>
        </w:rPr>
        <w:t>h_dc</w:t>
      </w:r>
      <w:proofErr w:type="spellEnd"/>
      <w:r>
        <w:t>: corrected elevation for the selected altimetry point</w:t>
      </w:r>
      <w:r w:rsidR="00E17813">
        <w:t>s</w:t>
      </w:r>
    </w:p>
    <w:p w14:paraId="35AC3767" w14:textId="4D0FBA35" w:rsidR="005134E4" w:rsidRDefault="005134E4" w:rsidP="00A34AD6">
      <w:proofErr w:type="spellStart"/>
      <w:r w:rsidRPr="005134E4">
        <w:rPr>
          <w:i/>
        </w:rPr>
        <w:t>sigma_h_dc</w:t>
      </w:r>
      <w:proofErr w:type="spellEnd"/>
      <w:r>
        <w:t>: error in the corrected elevation for the selected altimetry point</w:t>
      </w:r>
      <w:r w:rsidR="00E17813">
        <w:t>s</w:t>
      </w:r>
    </w:p>
    <w:p w14:paraId="7F59CE10" w14:textId="375F003C" w:rsidR="00BF4F29" w:rsidRDefault="00BF4F29" w:rsidP="00A34AD6">
      <w:proofErr w:type="spellStart"/>
      <w:r w:rsidRPr="00BF4F29">
        <w:rPr>
          <w:i/>
        </w:rPr>
        <w:t>C_m</w:t>
      </w:r>
      <w:proofErr w:type="spellEnd"/>
      <w:r>
        <w:t>:  The covariance matrix for the model fit.</w:t>
      </w:r>
    </w:p>
    <w:p w14:paraId="76084C7D" w14:textId="376B3E83" w:rsidR="005134E4" w:rsidRDefault="005134E4" w:rsidP="00A34AD6">
      <w:pPr>
        <w:rPr>
          <w:b/>
        </w:rPr>
      </w:pPr>
      <w:r>
        <w:rPr>
          <w:b/>
        </w:rPr>
        <w:t>Parameters:</w:t>
      </w:r>
    </w:p>
    <w:p w14:paraId="6974C380" w14:textId="53DCD582" w:rsidR="00196BC0" w:rsidRPr="0030397F" w:rsidRDefault="00196BC0" w:rsidP="00A34AD6">
      <w:proofErr w:type="spellStart"/>
      <w:r w:rsidRPr="0030397F">
        <w:rPr>
          <w:i/>
        </w:rPr>
        <w:t>L_search_XT</w:t>
      </w:r>
      <w:proofErr w:type="spellEnd"/>
      <w:r w:rsidRPr="0030397F">
        <w:t>: Across-track search distance</w:t>
      </w:r>
    </w:p>
    <w:p w14:paraId="2571E122" w14:textId="593E56C6" w:rsidR="005134E4" w:rsidRPr="0030397F" w:rsidRDefault="005134E4" w:rsidP="00A34AD6">
      <w:pPr>
        <w:rPr>
          <w:b/>
        </w:rPr>
      </w:pPr>
      <w:bookmarkStart w:id="730" w:name="_GoBack"/>
      <w:r w:rsidRPr="0030397F">
        <w:rPr>
          <w:b/>
        </w:rPr>
        <w:t>Algorithm</w:t>
      </w:r>
      <w:r w:rsidR="00C1458E" w:rsidRPr="0030397F">
        <w:rPr>
          <w:b/>
        </w:rPr>
        <w:t xml:space="preserve"> (execu</w:t>
      </w:r>
      <w:r w:rsidR="00AB6BCC" w:rsidRPr="0030397F">
        <w:rPr>
          <w:b/>
        </w:rPr>
        <w:t xml:space="preserve">ted independently for the data from </w:t>
      </w:r>
      <w:r w:rsidR="006B0DA2" w:rsidRPr="0030397F">
        <w:rPr>
          <w:b/>
        </w:rPr>
        <w:t>each cycle of the mission</w:t>
      </w:r>
      <w:r w:rsidR="00C1458E" w:rsidRPr="0030397F">
        <w:rPr>
          <w:b/>
        </w:rPr>
        <w:t>):</w:t>
      </w:r>
    </w:p>
    <w:p w14:paraId="55BFF37F" w14:textId="77777777" w:rsidR="00C1458E" w:rsidRPr="0030397F" w:rsidRDefault="00C1458E" w:rsidP="00A34AD6">
      <w:r w:rsidRPr="0030397F">
        <w:t>1. Project data points into the along-track coordinate system:</w:t>
      </w:r>
    </w:p>
    <w:p w14:paraId="71C1EC2F" w14:textId="77777777" w:rsidR="00952182" w:rsidRPr="0030397F" w:rsidRDefault="00C1458E" w:rsidP="00A34AD6">
      <w:r w:rsidRPr="0030397F">
        <w:tab/>
        <w:t>1a: Calcula</w:t>
      </w:r>
      <w:r w:rsidR="00952182" w:rsidRPr="0030397F">
        <w:t xml:space="preserve">te along-track and across-track vectors: </w:t>
      </w:r>
      <w:r w:rsidR="00952182" w:rsidRPr="0030397F">
        <w:tab/>
      </w:r>
    </w:p>
    <w:p w14:paraId="0ABF542C" w14:textId="378EB8BE" w:rsidR="00C1458E" w:rsidRPr="0030397F" w:rsidRDefault="00952182" w:rsidP="00952182">
      <w:pPr>
        <w:ind w:left="720" w:firstLine="720"/>
      </w:pPr>
      <w:proofErr w:type="spellStart"/>
      <w:r w:rsidRPr="0030397F">
        <w:t>x</w:t>
      </w:r>
      <w:r w:rsidR="00C1458E" w:rsidRPr="0030397F">
        <w:t>_hat</w:t>
      </w:r>
      <w:proofErr w:type="spellEnd"/>
      <w:r w:rsidR="00C1458E" w:rsidRPr="0030397F">
        <w:t>=</w:t>
      </w:r>
      <w:r w:rsidRPr="0030397F">
        <w:t>[</w:t>
      </w:r>
      <w:r w:rsidR="00C1458E" w:rsidRPr="0030397F">
        <w:t>cos(</w:t>
      </w:r>
      <w:proofErr w:type="spellStart"/>
      <w:r w:rsidR="00C1458E" w:rsidRPr="0030397F">
        <w:t>RGT_azimuth</w:t>
      </w:r>
      <w:proofErr w:type="spellEnd"/>
      <w:r w:rsidR="00C1458E" w:rsidRPr="0030397F">
        <w:t>), sin(</w:t>
      </w:r>
      <w:proofErr w:type="spellStart"/>
      <w:r w:rsidR="00C1458E" w:rsidRPr="0030397F">
        <w:t>RGT_azimuth</w:t>
      </w:r>
      <w:proofErr w:type="spellEnd"/>
      <w:r w:rsidR="00C1458E" w:rsidRPr="0030397F">
        <w:t>)</w:t>
      </w:r>
      <w:r w:rsidRPr="0030397F">
        <w:t>]</w:t>
      </w:r>
    </w:p>
    <w:p w14:paraId="795219A0" w14:textId="5DAE0FB3" w:rsidR="00952182" w:rsidRPr="0030397F" w:rsidRDefault="00952182" w:rsidP="00952182">
      <w:pPr>
        <w:ind w:left="720" w:firstLine="720"/>
      </w:pPr>
      <w:proofErr w:type="spellStart"/>
      <w:r w:rsidRPr="0030397F">
        <w:t>y_hat</w:t>
      </w:r>
      <w:proofErr w:type="spellEnd"/>
      <w:r w:rsidRPr="0030397F">
        <w:t>=[sin(</w:t>
      </w:r>
      <w:proofErr w:type="spellStart"/>
      <w:r w:rsidRPr="0030397F">
        <w:t>RGT_azimuth</w:t>
      </w:r>
      <w:proofErr w:type="spellEnd"/>
      <w:r w:rsidRPr="0030397F">
        <w:t>), -cos(</w:t>
      </w:r>
      <w:proofErr w:type="spellStart"/>
      <w:r w:rsidRPr="0030397F">
        <w:t>RGT_azimuth</w:t>
      </w:r>
      <w:proofErr w:type="spellEnd"/>
      <w:r w:rsidRPr="0030397F">
        <w:t>)]</w:t>
      </w:r>
    </w:p>
    <w:p w14:paraId="23B256BA" w14:textId="68BBE666" w:rsidR="00CE7CE3" w:rsidRDefault="00CE7CE3" w:rsidP="00CE7CE3">
      <w:pPr>
        <w:rPr>
          <w:ins w:id="731" w:author="Ben Smith" w:date="2018-04-24T09:19:00Z"/>
        </w:rPr>
      </w:pPr>
      <w:r w:rsidRPr="0030397F">
        <w:tab/>
        <w:t xml:space="preserve">1b.  Calculate the </w:t>
      </w:r>
      <w:proofErr w:type="spellStart"/>
      <w:r w:rsidRPr="0030397F">
        <w:t>R_earth</w:t>
      </w:r>
      <w:proofErr w:type="spellEnd"/>
      <w:r w:rsidRPr="0030397F">
        <w:t xml:space="preserve">, the WGS84 radius at </w:t>
      </w:r>
      <w:proofErr w:type="spellStart"/>
      <w:r w:rsidRPr="0030397F">
        <w:t>lat_c</w:t>
      </w:r>
      <w:proofErr w:type="spellEnd"/>
      <w:r w:rsidRPr="0030397F">
        <w:t>.</w:t>
      </w:r>
    </w:p>
    <w:p w14:paraId="5E65C41B" w14:textId="03C55CD9" w:rsidR="00812077" w:rsidRDefault="00812077" w:rsidP="00CE7CE3">
      <w:pPr>
        <w:rPr>
          <w:ins w:id="732" w:author="Ben Smith" w:date="2018-04-24T09:19:00Z"/>
        </w:rPr>
      </w:pPr>
      <w:ins w:id="733" w:author="Ben Smith" w:date="2018-04-24T09:19:00Z">
        <w:r>
          <w:tab/>
          <w:t>1c: Project the crossover data points into a local projection centered on the fit center:</w:t>
        </w:r>
      </w:ins>
    </w:p>
    <w:p w14:paraId="788E3CF4" w14:textId="765A6C74" w:rsidR="00812077" w:rsidRDefault="00812077" w:rsidP="00CE7CE3">
      <w:pPr>
        <w:rPr>
          <w:ins w:id="734" w:author="Ben Smith" w:date="2018-04-24T09:20:00Z"/>
        </w:rPr>
      </w:pPr>
      <w:ins w:id="735" w:author="Ben Smith" w:date="2018-04-24T09:19:00Z">
        <w:r>
          <w:tab/>
        </w:r>
        <w:r>
          <w:tab/>
        </w:r>
        <w:proofErr w:type="spellStart"/>
        <w:r>
          <w:t>N_d</w:t>
        </w:r>
        <w:proofErr w:type="spellEnd"/>
        <w:r>
          <w:t>=</w:t>
        </w:r>
      </w:ins>
      <w:ins w:id="736" w:author="Ben Smith" w:date="2018-04-24T09:20:00Z">
        <w:r w:rsidRPr="00812077">
          <w:t xml:space="preserve"> </w:t>
        </w:r>
        <w:proofErr w:type="spellStart"/>
        <w:r w:rsidRPr="0030397F">
          <w:t>R_earth</w:t>
        </w:r>
        <w:proofErr w:type="spellEnd"/>
        <w:r w:rsidRPr="0030397F">
          <w:t xml:space="preserve"> </w:t>
        </w:r>
        <w:r w:rsidRPr="0030397F">
          <w:t>(</w:t>
        </w:r>
        <w:proofErr w:type="spellStart"/>
        <w:r w:rsidRPr="0030397F">
          <w:t>lat_d-lat_c</w:t>
        </w:r>
        <w:proofErr w:type="spellEnd"/>
        <w:r w:rsidRPr="0030397F">
          <w:t>)</w:t>
        </w:r>
      </w:ins>
    </w:p>
    <w:p w14:paraId="1086AD2B" w14:textId="0352A1AB" w:rsidR="00812077" w:rsidRPr="0030397F" w:rsidRDefault="00812077" w:rsidP="00CE7CE3">
      <w:ins w:id="737" w:author="Ben Smith" w:date="2018-04-24T09:20:00Z">
        <w:r>
          <w:tab/>
        </w:r>
        <w:r>
          <w:tab/>
        </w:r>
        <w:proofErr w:type="spellStart"/>
        <w:r>
          <w:t>E_d</w:t>
        </w:r>
        <w:proofErr w:type="spellEnd"/>
        <w:r>
          <w:t>=</w:t>
        </w:r>
        <w:r w:rsidRPr="00812077">
          <w:t xml:space="preserve"> </w:t>
        </w:r>
        <w:proofErr w:type="spellStart"/>
        <w:r>
          <w:t>R_earth</w:t>
        </w:r>
        <w:proofErr w:type="spellEnd"/>
        <w:r>
          <w:t xml:space="preserve"> </w:t>
        </w:r>
        <w:r w:rsidRPr="0030397F">
          <w:t>cos(</w:t>
        </w:r>
        <w:proofErr w:type="spellStart"/>
        <w:r w:rsidRPr="0030397F">
          <w:t>lat_c</w:t>
        </w:r>
        <w:proofErr w:type="spellEnd"/>
        <w:r w:rsidRPr="0030397F">
          <w:t>) (</w:t>
        </w:r>
        <w:proofErr w:type="spellStart"/>
        <w:r>
          <w:t>lon</w:t>
        </w:r>
        <w:r w:rsidRPr="0030397F">
          <w:t>_d-</w:t>
        </w:r>
        <w:r>
          <w:t>lon</w:t>
        </w:r>
        <w:r w:rsidRPr="0030397F">
          <w:t>_c</w:t>
        </w:r>
        <w:proofErr w:type="spellEnd"/>
        <w:r w:rsidRPr="0030397F">
          <w:t>)</w:t>
        </w:r>
      </w:ins>
    </w:p>
    <w:p w14:paraId="19E6FC11" w14:textId="4F3C7BCA" w:rsidR="005134E4" w:rsidRPr="0030397F" w:rsidRDefault="00CE7CE3" w:rsidP="00A34AD6">
      <w:r w:rsidRPr="0030397F">
        <w:tab/>
        <w:t>1</w:t>
      </w:r>
      <w:ins w:id="738" w:author="Ben Smith" w:date="2018-04-24T09:19:00Z">
        <w:r w:rsidR="00812077">
          <w:t>d</w:t>
        </w:r>
      </w:ins>
      <w:del w:id="739" w:author="Ben Smith" w:date="2018-04-24T09:19:00Z">
        <w:r w:rsidRPr="0030397F" w:rsidDel="00812077">
          <w:delText>c</w:delText>
        </w:r>
      </w:del>
      <w:r w:rsidR="00C1458E" w:rsidRPr="0030397F">
        <w:t>: The x and y coordinates</w:t>
      </w:r>
      <w:r w:rsidR="00952182" w:rsidRPr="0030397F">
        <w:t xml:space="preserve"> for the data points, relative to the </w:t>
      </w:r>
      <w:r w:rsidR="00C60EC9" w:rsidRPr="0030397F">
        <w:t>fit-</w:t>
      </w:r>
      <w:r w:rsidR="00952182" w:rsidRPr="0030397F">
        <w:t>center point</w:t>
      </w:r>
      <w:r w:rsidR="00C1458E" w:rsidRPr="0030397F">
        <w:t xml:space="preserve"> are </w:t>
      </w:r>
      <w:r w:rsidR="00A204CC" w:rsidRPr="0030397F">
        <w:t>found</w:t>
      </w:r>
      <w:r w:rsidR="00952182" w:rsidRPr="0030397F">
        <w:t>:</w:t>
      </w:r>
    </w:p>
    <w:p w14:paraId="1FDBAB48" w14:textId="7E328EC6" w:rsidR="00952182" w:rsidRPr="0030397F" w:rsidRDefault="00952182" w:rsidP="00A34AD6">
      <w:r w:rsidRPr="0030397F">
        <w:tab/>
      </w:r>
      <w:r w:rsidRPr="0030397F">
        <w:tab/>
      </w:r>
      <w:proofErr w:type="spellStart"/>
      <w:r w:rsidRPr="0030397F">
        <w:t>dx_d</w:t>
      </w:r>
      <w:proofErr w:type="spellEnd"/>
      <w:r w:rsidRPr="0030397F">
        <w:t>=&lt;</w:t>
      </w:r>
      <w:proofErr w:type="spellStart"/>
      <w:r w:rsidRPr="0030397F">
        <w:t>x_hat</w:t>
      </w:r>
      <w:proofErr w:type="spellEnd"/>
      <w:r w:rsidRPr="0030397F">
        <w:t xml:space="preserve">, </w:t>
      </w:r>
      <w:del w:id="740" w:author="Ben Smith" w:date="2018-04-24T09:21:00Z">
        <w:r w:rsidRPr="0030397F" w:rsidDel="00812077">
          <w:delText>R_earth</w:delText>
        </w:r>
      </w:del>
      <w:ins w:id="741" w:author="Ben Smith" w:date="2018-04-24T09:21:00Z">
        <w:r w:rsidR="00812077">
          <w:t xml:space="preserve"> </w:t>
        </w:r>
      </w:ins>
      <w:r w:rsidRPr="0030397F">
        <w:t>[</w:t>
      </w:r>
      <w:del w:id="742" w:author="Ben Smith" w:date="2018-04-24T09:21:00Z">
        <w:r w:rsidRPr="0030397F" w:rsidDel="00812077">
          <w:delText>cos(lat_c) (</w:delText>
        </w:r>
      </w:del>
      <w:del w:id="743" w:author="Ben Smith" w:date="2018-04-24T09:20:00Z">
        <w:r w:rsidRPr="0030397F" w:rsidDel="00812077">
          <w:delText>lat</w:delText>
        </w:r>
      </w:del>
      <w:del w:id="744" w:author="Ben Smith" w:date="2018-04-24T09:21:00Z">
        <w:r w:rsidRPr="0030397F" w:rsidDel="00812077">
          <w:delText>_d-</w:delText>
        </w:r>
      </w:del>
      <w:del w:id="745" w:author="Ben Smith" w:date="2018-04-24T09:20:00Z">
        <w:r w:rsidRPr="0030397F" w:rsidDel="00812077">
          <w:delText>lat</w:delText>
        </w:r>
      </w:del>
      <w:del w:id="746" w:author="Ben Smith" w:date="2018-04-24T09:21:00Z">
        <w:r w:rsidRPr="0030397F" w:rsidDel="00812077">
          <w:delText>_c)</w:delText>
        </w:r>
      </w:del>
      <w:proofErr w:type="spellStart"/>
      <w:ins w:id="747" w:author="Ben Smith" w:date="2018-04-24T09:21:00Z">
        <w:r w:rsidR="00812077">
          <w:t>E_d</w:t>
        </w:r>
      </w:ins>
      <w:proofErr w:type="spellEnd"/>
      <w:r w:rsidRPr="0030397F">
        <w:t xml:space="preserve">, </w:t>
      </w:r>
      <w:del w:id="748" w:author="Ben Smith" w:date="2018-04-24T09:21:00Z">
        <w:r w:rsidRPr="0030397F" w:rsidDel="00812077">
          <w:delText>(lat_d-lat_c)</w:delText>
        </w:r>
      </w:del>
      <w:proofErr w:type="spellStart"/>
      <w:ins w:id="749" w:author="Ben Smith" w:date="2018-04-24T09:21:00Z">
        <w:r w:rsidR="00812077">
          <w:t>N_d</w:t>
        </w:r>
      </w:ins>
      <w:proofErr w:type="spellEnd"/>
      <w:r w:rsidRPr="0030397F">
        <w:t>]&gt;</w:t>
      </w:r>
    </w:p>
    <w:p w14:paraId="6F456D98" w14:textId="26560A80" w:rsidR="00CE7CE3" w:rsidRDefault="00CE7CE3" w:rsidP="00A34AD6">
      <w:pPr>
        <w:rPr>
          <w:ins w:id="750" w:author="Ben Smith" w:date="2018-04-24T09:17:00Z"/>
        </w:rPr>
      </w:pPr>
      <w:r w:rsidRPr="0030397F">
        <w:tab/>
      </w:r>
      <w:r w:rsidRPr="0030397F">
        <w:tab/>
      </w:r>
      <w:proofErr w:type="spellStart"/>
      <w:r w:rsidRPr="0030397F">
        <w:t>dy_d</w:t>
      </w:r>
      <w:proofErr w:type="spellEnd"/>
      <w:r w:rsidRPr="0030397F">
        <w:t>=&lt;</w:t>
      </w:r>
      <w:proofErr w:type="spellStart"/>
      <w:r w:rsidRPr="0030397F">
        <w:t>y_hat</w:t>
      </w:r>
      <w:proofErr w:type="spellEnd"/>
      <w:r w:rsidRPr="0030397F">
        <w:t xml:space="preserve">, </w:t>
      </w:r>
      <w:del w:id="751" w:author="Ben Smith" w:date="2018-04-24T09:21:00Z">
        <w:r w:rsidRPr="0030397F" w:rsidDel="00812077">
          <w:delText>R_earth</w:delText>
        </w:r>
      </w:del>
      <w:ins w:id="752" w:author="Ben Smith" w:date="2018-04-24T09:21:00Z">
        <w:r w:rsidR="00812077">
          <w:t xml:space="preserve"> </w:t>
        </w:r>
      </w:ins>
      <w:r w:rsidRPr="0030397F">
        <w:t>[</w:t>
      </w:r>
      <w:proofErr w:type="spellStart"/>
      <w:ins w:id="753" w:author="Ben Smith" w:date="2018-04-24T09:21:00Z">
        <w:r w:rsidR="00812077">
          <w:t>E_d</w:t>
        </w:r>
        <w:proofErr w:type="spellEnd"/>
        <w:r w:rsidR="00812077" w:rsidRPr="0030397F">
          <w:t xml:space="preserve">, </w:t>
        </w:r>
        <w:proofErr w:type="spellStart"/>
        <w:r w:rsidR="00812077">
          <w:t>N_d</w:t>
        </w:r>
        <w:proofErr w:type="spellEnd"/>
        <w:r w:rsidR="00812077" w:rsidRPr="0030397F" w:rsidDel="00812077">
          <w:t xml:space="preserve"> </w:t>
        </w:r>
      </w:ins>
      <w:del w:id="754" w:author="Ben Smith" w:date="2018-04-24T09:21:00Z">
        <w:r w:rsidRPr="0030397F" w:rsidDel="00812077">
          <w:delText>cos(lat_c) (</w:delText>
        </w:r>
      </w:del>
      <w:del w:id="755" w:author="Ben Smith" w:date="2018-04-24T09:20:00Z">
        <w:r w:rsidRPr="0030397F" w:rsidDel="00812077">
          <w:delText>lat</w:delText>
        </w:r>
      </w:del>
      <w:del w:id="756" w:author="Ben Smith" w:date="2018-04-24T09:21:00Z">
        <w:r w:rsidRPr="0030397F" w:rsidDel="00812077">
          <w:delText>_d-</w:delText>
        </w:r>
      </w:del>
      <w:del w:id="757" w:author="Ben Smith" w:date="2018-04-24T09:20:00Z">
        <w:r w:rsidRPr="0030397F" w:rsidDel="00812077">
          <w:delText>lat</w:delText>
        </w:r>
      </w:del>
      <w:del w:id="758" w:author="Ben Smith" w:date="2018-04-24T09:21:00Z">
        <w:r w:rsidRPr="0030397F" w:rsidDel="00812077">
          <w:delText>_c), (lat_d-lat_c)</w:delText>
        </w:r>
      </w:del>
      <w:r w:rsidRPr="0030397F">
        <w:t>]&gt;</w:t>
      </w:r>
    </w:p>
    <w:p w14:paraId="2FB095A0" w14:textId="153610D9" w:rsidR="00332069" w:rsidRPr="0030397F" w:rsidRDefault="00332069" w:rsidP="00A34AD6">
      <w:ins w:id="759" w:author="Ben Smith" w:date="2018-04-24T09:17:00Z">
        <w:r>
          <w:tab/>
        </w:r>
        <w:proofErr w:type="gramStart"/>
        <w:r>
          <w:t>Here  &lt;</w:t>
        </w:r>
        <w:proofErr w:type="spellStart"/>
        <w:proofErr w:type="gramEnd"/>
        <w:r w:rsidRPr="00332069">
          <w:rPr>
            <w:b/>
            <w:rPrChange w:id="760" w:author="Ben Smith" w:date="2018-04-24T09:18:00Z">
              <w:rPr/>
            </w:rPrChange>
          </w:rPr>
          <w:t>a,b</w:t>
        </w:r>
        <w:proofErr w:type="spellEnd"/>
        <w:r>
          <w:t xml:space="preserve">&gt; is the inner (dot) product of </w:t>
        </w:r>
        <w:r w:rsidRPr="00332069">
          <w:rPr>
            <w:b/>
            <w:rPrChange w:id="761" w:author="Ben Smith" w:date="2018-04-24T09:18:00Z">
              <w:rPr/>
            </w:rPrChange>
          </w:rPr>
          <w:t>a</w:t>
        </w:r>
        <w:r>
          <w:t xml:space="preserve"> and </w:t>
        </w:r>
        <w:r w:rsidRPr="00332069">
          <w:rPr>
            <w:b/>
            <w:rPrChange w:id="762" w:author="Ben Smith" w:date="2018-04-24T09:18:00Z">
              <w:rPr/>
            </w:rPrChange>
          </w:rPr>
          <w:t>b</w:t>
        </w:r>
        <w:r>
          <w:t>.</w:t>
        </w:r>
      </w:ins>
    </w:p>
    <w:bookmarkEnd w:id="730"/>
    <w:p w14:paraId="64F73113" w14:textId="2A50F87E" w:rsidR="00667A38" w:rsidRPr="0030397F" w:rsidRDefault="00CE7CE3" w:rsidP="00A34AD6">
      <w:r w:rsidRPr="0030397F">
        <w:t xml:space="preserve">2. Calculate </w:t>
      </w:r>
      <w:r w:rsidR="00D97DF6" w:rsidRPr="0030397F">
        <w:t xml:space="preserve">the </w:t>
      </w:r>
      <w:r w:rsidR="003D5696" w:rsidRPr="0030397F">
        <w:t xml:space="preserve">fitting matrix using equation </w:t>
      </w:r>
      <w:r w:rsidR="00D97DF6" w:rsidRPr="0030397F">
        <w:t>6.</w:t>
      </w:r>
    </w:p>
    <w:p w14:paraId="19B9401E" w14:textId="27D6A6E2" w:rsidR="00667A38" w:rsidRPr="0030397F" w:rsidRDefault="00667A38" w:rsidP="00A34AD6">
      <w:r w:rsidRPr="0030397F">
        <w:t xml:space="preserve">3. Calculate the errors </w:t>
      </w:r>
      <w:r w:rsidR="0030397F" w:rsidRPr="0030397F">
        <w:t>at each point</w:t>
      </w:r>
      <w:r w:rsidR="00966CDD" w:rsidRPr="0030397F">
        <w:t xml:space="preserve"> using </w:t>
      </w:r>
      <w:r w:rsidR="0030397F" w:rsidRPr="0030397F">
        <w:t xml:space="preserve">the fitting matrix and </w:t>
      </w:r>
      <w:proofErr w:type="spellStart"/>
      <w:r w:rsidR="0030397F" w:rsidRPr="0030397F">
        <w:rPr>
          <w:i/>
        </w:rPr>
        <w:t>C_m</w:t>
      </w:r>
      <w:proofErr w:type="spellEnd"/>
      <w:r w:rsidR="0030397F" w:rsidRPr="0030397F">
        <w:rPr>
          <w:i/>
        </w:rPr>
        <w:t>,</w:t>
      </w:r>
      <w:r w:rsidR="0030397F" w:rsidRPr="0030397F">
        <w:t xml:space="preserve"> using on equation 11.</w:t>
      </w:r>
    </w:p>
    <w:p w14:paraId="150B3B78" w14:textId="02FA2B62" w:rsidR="005134E4" w:rsidRPr="00263EF7" w:rsidRDefault="00667A38" w:rsidP="00A34AD6">
      <w:r w:rsidRPr="0030397F">
        <w:t>4. Select the minimum-error data point and report</w:t>
      </w:r>
      <w:r w:rsidR="0030397F" w:rsidRPr="0030397F">
        <w:t xml:space="preserve"> the values in </w:t>
      </w:r>
      <w:r w:rsidR="0030397F" w:rsidRPr="0030397F">
        <w:fldChar w:fldCharType="begin"/>
      </w:r>
      <w:r w:rsidR="0030397F" w:rsidRPr="0030397F">
        <w:instrText xml:space="preserve"> REF _Ref497828591 \h </w:instrText>
      </w:r>
      <w:r w:rsidR="0030397F">
        <w:instrText xml:space="preserve"> \* MERGEFORMAT </w:instrText>
      </w:r>
      <w:r w:rsidR="0030397F" w:rsidRPr="0030397F">
        <w:fldChar w:fldCharType="separate"/>
      </w:r>
      <w:ins w:id="763" w:author="Microsoft Office User" w:date="2018-03-23T16:17:00Z">
        <w:r w:rsidR="00DA1807" w:rsidRPr="00942D8E">
          <w:t xml:space="preserve">Table </w:t>
        </w:r>
        <w:r w:rsidR="00DA1807">
          <w:rPr>
            <w:noProof/>
          </w:rPr>
          <w:t>4</w:t>
        </w:r>
        <w:r w:rsidR="00DA1807" w:rsidRPr="00942D8E">
          <w:rPr>
            <w:noProof/>
          </w:rPr>
          <w:noBreakHyphen/>
        </w:r>
        <w:r w:rsidR="00DA1807">
          <w:rPr>
            <w:noProof/>
          </w:rPr>
          <w:t>6</w:t>
        </w:r>
      </w:ins>
      <w:del w:id="764" w:author="Microsoft Office User" w:date="2018-03-19T15:42:00Z">
        <w:r w:rsidR="0030397F" w:rsidRPr="0030397F" w:rsidDel="006160A8">
          <w:delText xml:space="preserve">Table </w:delText>
        </w:r>
        <w:r w:rsidR="0030397F" w:rsidRPr="0030397F" w:rsidDel="006160A8">
          <w:rPr>
            <w:noProof/>
          </w:rPr>
          <w:delText>4</w:delText>
        </w:r>
        <w:r w:rsidR="0030397F" w:rsidRPr="0030397F" w:rsidDel="006160A8">
          <w:noBreakHyphen/>
        </w:r>
        <w:r w:rsidR="0030397F" w:rsidRPr="0030397F" w:rsidDel="006160A8">
          <w:rPr>
            <w:noProof/>
          </w:rPr>
          <w:delText>6</w:delText>
        </w:r>
      </w:del>
      <w:r w:rsidR="0030397F" w:rsidRPr="0030397F">
        <w:fldChar w:fldCharType="end"/>
      </w:r>
      <w:r w:rsidR="0030397F" w:rsidRPr="0030397F">
        <w:t>.</w:t>
      </w:r>
    </w:p>
    <w:p w14:paraId="7C5BCF69" w14:textId="04E6F98B" w:rsidR="004230FB" w:rsidRDefault="004230FB" w:rsidP="004230FB">
      <w:pPr>
        <w:pStyle w:val="Heading3"/>
      </w:pPr>
      <w:bookmarkStart w:id="765" w:name="_Toc497824352"/>
      <w:r>
        <w:lastRenderedPageBreak/>
        <w:t>Provide error-averaged values for selected ATL06 parameters</w:t>
      </w:r>
      <w:bookmarkEnd w:id="765"/>
    </w:p>
    <w:p w14:paraId="05DCDBC0" w14:textId="43B3457D" w:rsidR="004230FB" w:rsidRDefault="004230FB" w:rsidP="004230FB">
      <w:r w:rsidRPr="004230FB">
        <w:rPr>
          <w:b/>
        </w:rPr>
        <w:t>Inputs</w:t>
      </w:r>
      <w:r>
        <w:t>:</w:t>
      </w:r>
    </w:p>
    <w:p w14:paraId="5A36C5CB" w14:textId="45E3040D" w:rsidR="004230FB" w:rsidRDefault="004230FB" w:rsidP="004230FB">
      <w:r w:rsidRPr="004230FB">
        <w:rPr>
          <w:i/>
        </w:rPr>
        <w:t>ATL06 data structure</w:t>
      </w:r>
      <w:r>
        <w:rPr>
          <w:i/>
        </w:rPr>
        <w:t>:</w:t>
      </w:r>
      <w:r>
        <w:t xml:space="preserve">  ATL06 data to be averaged</w:t>
      </w:r>
    </w:p>
    <w:p w14:paraId="72EB3F29" w14:textId="4553090D" w:rsidR="004230FB" w:rsidRDefault="004230FB" w:rsidP="004230FB">
      <w:proofErr w:type="spellStart"/>
      <w:r>
        <w:rPr>
          <w:i/>
        </w:rPr>
        <w:t>Selected_segments</w:t>
      </w:r>
      <w:proofErr w:type="spellEnd"/>
      <w:r>
        <w:rPr>
          <w:i/>
        </w:rPr>
        <w:t>:</w:t>
      </w:r>
      <w:r>
        <w:t xml:space="preserve"> A set of arrays listing the selected segments for each pass.</w:t>
      </w:r>
    </w:p>
    <w:p w14:paraId="2868535E" w14:textId="50C2FCA1" w:rsidR="004230FB" w:rsidRPr="000F7AD2" w:rsidRDefault="000F7AD2" w:rsidP="004230FB">
      <w:proofErr w:type="spellStart"/>
      <w:r>
        <w:rPr>
          <w:i/>
        </w:rPr>
        <w:t>Paramteter_list</w:t>
      </w:r>
      <w:proofErr w:type="spellEnd"/>
      <w:r>
        <w:rPr>
          <w:i/>
        </w:rPr>
        <w:t>:</w:t>
      </w:r>
      <w:r>
        <w:t xml:space="preserve">      A list of parameters to be averaged</w:t>
      </w:r>
    </w:p>
    <w:p w14:paraId="4941CA89" w14:textId="3E50FD94" w:rsidR="004230FB" w:rsidRDefault="004230FB" w:rsidP="004230FB">
      <w:pPr>
        <w:rPr>
          <w:b/>
        </w:rPr>
      </w:pPr>
      <w:r w:rsidRPr="004230FB">
        <w:rPr>
          <w:b/>
        </w:rPr>
        <w:t>Outputs:</w:t>
      </w:r>
    </w:p>
    <w:p w14:paraId="63629A8E" w14:textId="5AC24675" w:rsidR="000F7AD2" w:rsidRPr="000F7AD2" w:rsidRDefault="000F7AD2" w:rsidP="004230FB">
      <w:proofErr w:type="spellStart"/>
      <w:r>
        <w:rPr>
          <w:i/>
        </w:rPr>
        <w:t>Parameter_averages</w:t>
      </w:r>
      <w:proofErr w:type="spellEnd"/>
      <w:r>
        <w:rPr>
          <w:i/>
        </w:rPr>
        <w:t>:</w:t>
      </w:r>
      <w:r>
        <w:t xml:space="preserve">   One value for each parameter and each pass </w:t>
      </w:r>
    </w:p>
    <w:p w14:paraId="603DE0A8" w14:textId="63414667" w:rsidR="004230FB" w:rsidRPr="004230FB" w:rsidRDefault="004230FB" w:rsidP="004230FB">
      <w:pPr>
        <w:rPr>
          <w:b/>
        </w:rPr>
      </w:pPr>
      <w:r>
        <w:rPr>
          <w:b/>
        </w:rPr>
        <w:t>Algorithm:</w:t>
      </w:r>
    </w:p>
    <w:p w14:paraId="050926EA" w14:textId="7A99A003" w:rsidR="000F7AD2" w:rsidRDefault="000F7AD2" w:rsidP="00A34AD6">
      <w:r>
        <w:t xml:space="preserve">1. For each pass, select the values of </w:t>
      </w:r>
      <w:proofErr w:type="spellStart"/>
      <w:r>
        <w:rPr>
          <w:i/>
        </w:rPr>
        <w:t>h_li_sigma</w:t>
      </w:r>
      <w:proofErr w:type="spellEnd"/>
      <w:r>
        <w:t xml:space="preserve"> based on the values within </w:t>
      </w:r>
      <w:proofErr w:type="spellStart"/>
      <w:r>
        <w:rPr>
          <w:i/>
        </w:rPr>
        <w:t>selected_segments</w:t>
      </w:r>
      <w:proofErr w:type="spellEnd"/>
      <w:r>
        <w:t xml:space="preserve">.  </w:t>
      </w:r>
      <w:proofErr w:type="gramStart"/>
      <w:r>
        <w:t>Calculate  a</w:t>
      </w:r>
      <w:proofErr w:type="gramEnd"/>
      <w:r>
        <w:t xml:space="preserve"> set of weights, </w:t>
      </w:r>
      <w:proofErr w:type="spellStart"/>
      <w:r>
        <w:rPr>
          <w:i/>
        </w:rPr>
        <w:t>w_i</w:t>
      </w:r>
      <w:proofErr w:type="spellEnd"/>
      <w:r>
        <w:t xml:space="preserve">, such that the sum of the weights is equal to 1 and each weight is proportional to the inverse square of </w:t>
      </w:r>
      <w:proofErr w:type="spellStart"/>
      <w:r>
        <w:rPr>
          <w:i/>
        </w:rPr>
        <w:t>h_li_sigma</w:t>
      </w:r>
      <w:proofErr w:type="spellEnd"/>
      <w:r>
        <w:t xml:space="preserve">.  </w:t>
      </w:r>
      <w:r w:rsidR="00545FEF">
        <w:t xml:space="preserve">If only one value is present in </w:t>
      </w:r>
      <w:proofErr w:type="spellStart"/>
      <w:r w:rsidR="00545FEF">
        <w:rPr>
          <w:i/>
        </w:rPr>
        <w:t>selected_segments</w:t>
      </w:r>
      <w:proofErr w:type="spellEnd"/>
      <w:r w:rsidR="00545FEF">
        <w:t xml:space="preserve">, </w:t>
      </w:r>
      <w:r w:rsidR="00545FEF">
        <w:rPr>
          <w:i/>
        </w:rPr>
        <w:t>w_1=</w:t>
      </w:r>
      <w:r w:rsidR="00545FEF">
        <w:t>1.</w:t>
      </w:r>
    </w:p>
    <w:p w14:paraId="16093742" w14:textId="115F38BF" w:rsidR="00545FEF" w:rsidRDefault="00545FEF" w:rsidP="00A34AD6">
      <w:r>
        <w:t xml:space="preserve">2. For each parameter, multiply the weights for each pass by the parameter values, report the averaged value in </w:t>
      </w:r>
      <w:proofErr w:type="spellStart"/>
      <w:r>
        <w:rPr>
          <w:i/>
        </w:rPr>
        <w:t>parameter_averages</w:t>
      </w:r>
      <w:proofErr w:type="spellEnd"/>
      <w:r>
        <w:t>.</w:t>
      </w:r>
    </w:p>
    <w:p w14:paraId="5358D138" w14:textId="04484664" w:rsidR="00545FEF" w:rsidRDefault="00F024A7" w:rsidP="00F024A7">
      <w:pPr>
        <w:pStyle w:val="Heading3"/>
      </w:pPr>
      <w:r>
        <w:t xml:space="preserve"> </w:t>
      </w:r>
      <w:bookmarkStart w:id="766" w:name="_Toc497824353"/>
      <w:r>
        <w:t xml:space="preserve">Provide </w:t>
      </w:r>
      <w:r w:rsidR="00A71FAE">
        <w:t>miscellaneous ATL06 parameters</w:t>
      </w:r>
      <w:bookmarkEnd w:id="766"/>
    </w:p>
    <w:p w14:paraId="2F1F1568" w14:textId="5F3930DB" w:rsidR="00A71FAE" w:rsidRPr="00B24118" w:rsidRDefault="00A71FAE" w:rsidP="00A71FAE">
      <w:pPr>
        <w:rPr>
          <w:b/>
        </w:rPr>
      </w:pPr>
      <w:r w:rsidRPr="00B24118">
        <w:rPr>
          <w:b/>
        </w:rPr>
        <w:t>Inputs:</w:t>
      </w:r>
    </w:p>
    <w:p w14:paraId="2DD565C9" w14:textId="77777777" w:rsidR="00A71FAE" w:rsidRDefault="00A71FAE" w:rsidP="00A71FAE">
      <w:r w:rsidRPr="004230FB">
        <w:rPr>
          <w:i/>
        </w:rPr>
        <w:t>ATL06 data structure</w:t>
      </w:r>
      <w:r>
        <w:rPr>
          <w:i/>
        </w:rPr>
        <w:t>:</w:t>
      </w:r>
      <w:r>
        <w:t xml:space="preserve">  ATL06 data to be averaged</w:t>
      </w:r>
    </w:p>
    <w:p w14:paraId="6EAEA30A" w14:textId="77777777" w:rsidR="00A71FAE" w:rsidRDefault="00A71FAE" w:rsidP="00A71FAE">
      <w:proofErr w:type="spellStart"/>
      <w:r>
        <w:rPr>
          <w:i/>
        </w:rPr>
        <w:t>Selected_segments</w:t>
      </w:r>
      <w:proofErr w:type="spellEnd"/>
      <w:r>
        <w:rPr>
          <w:i/>
        </w:rPr>
        <w:t>:</w:t>
      </w:r>
      <w:r>
        <w:t xml:space="preserve"> A set of arrays listing the selected segments for each pass.</w:t>
      </w:r>
    </w:p>
    <w:p w14:paraId="1F612052" w14:textId="77777777" w:rsidR="00A71FAE" w:rsidRDefault="00A71FAE" w:rsidP="00A71FAE">
      <w:pPr>
        <w:rPr>
          <w:b/>
        </w:rPr>
      </w:pPr>
      <w:r w:rsidRPr="004230FB">
        <w:rPr>
          <w:b/>
        </w:rPr>
        <w:t>Outputs:</w:t>
      </w:r>
    </w:p>
    <w:p w14:paraId="40F8E875" w14:textId="733E7626" w:rsidR="00B24118" w:rsidRDefault="00B24118" w:rsidP="00A71FAE">
      <w:r>
        <w:rPr>
          <w:i/>
        </w:rPr>
        <w:t xml:space="preserve"> </w:t>
      </w:r>
      <w:r>
        <w:t>Weighted-</w:t>
      </w:r>
      <w:proofErr w:type="spellStart"/>
      <w:r>
        <w:t>averaged</w:t>
      </w:r>
      <w:proofErr w:type="spellEnd"/>
      <w:r>
        <w:t xml:space="preserve"> parameter values, with one value per pass, filled in with </w:t>
      </w:r>
      <w:proofErr w:type="spellStart"/>
      <w:r>
        <w:t>NaN</w:t>
      </w:r>
      <w:proofErr w:type="spellEnd"/>
      <w:r>
        <w:t xml:space="preserve"> for passes with no selected segments</w:t>
      </w:r>
    </w:p>
    <w:p w14:paraId="5F899847" w14:textId="754BEEFB" w:rsidR="00B24118" w:rsidRDefault="00B24118" w:rsidP="00A71FAE">
      <w:pPr>
        <w:rPr>
          <w:i/>
        </w:rPr>
      </w:pPr>
      <w:r>
        <w:tab/>
      </w:r>
      <w:proofErr w:type="spellStart"/>
      <w:r>
        <w:rPr>
          <w:i/>
        </w:rPr>
        <w:t>delta_time_mean</w:t>
      </w:r>
      <w:proofErr w:type="spellEnd"/>
    </w:p>
    <w:p w14:paraId="6B00CB7F" w14:textId="3DA419E7" w:rsidR="00B24118" w:rsidRDefault="00B24118" w:rsidP="00A71FAE">
      <w:pPr>
        <w:rPr>
          <w:i/>
        </w:rPr>
      </w:pPr>
      <w:r>
        <w:rPr>
          <w:i/>
        </w:rPr>
        <w:tab/>
      </w:r>
      <w:proofErr w:type="spellStart"/>
      <w:r>
        <w:rPr>
          <w:i/>
        </w:rPr>
        <w:t>h_robust_spread_mean</w:t>
      </w:r>
      <w:proofErr w:type="spellEnd"/>
    </w:p>
    <w:p w14:paraId="1FD5694A" w14:textId="5601B8CB" w:rsidR="00B24118" w:rsidRDefault="00B24118" w:rsidP="00A71FAE">
      <w:pPr>
        <w:rPr>
          <w:i/>
        </w:rPr>
      </w:pPr>
      <w:r>
        <w:rPr>
          <w:i/>
        </w:rPr>
        <w:tab/>
      </w:r>
      <w:proofErr w:type="spellStart"/>
      <w:r>
        <w:rPr>
          <w:i/>
        </w:rPr>
        <w:t>h_li_rms_mean</w:t>
      </w:r>
      <w:proofErr w:type="spellEnd"/>
    </w:p>
    <w:p w14:paraId="38A2912E" w14:textId="62528390" w:rsidR="00B24118" w:rsidRDefault="00B24118" w:rsidP="00A71FAE">
      <w:pPr>
        <w:rPr>
          <w:i/>
        </w:rPr>
      </w:pPr>
      <w:r>
        <w:rPr>
          <w:i/>
        </w:rPr>
        <w:tab/>
      </w:r>
      <w:proofErr w:type="spellStart"/>
      <w:r>
        <w:rPr>
          <w:i/>
        </w:rPr>
        <w:t>h_eff_mean</w:t>
      </w:r>
      <w:proofErr w:type="spellEnd"/>
    </w:p>
    <w:p w14:paraId="7EAC5F9E" w14:textId="587D4318" w:rsidR="00B24118" w:rsidRDefault="00B24118" w:rsidP="00A71FAE">
      <w:pPr>
        <w:rPr>
          <w:i/>
        </w:rPr>
      </w:pPr>
      <w:r>
        <w:rPr>
          <w:i/>
        </w:rPr>
        <w:tab/>
      </w:r>
      <w:proofErr w:type="spellStart"/>
      <w:r>
        <w:rPr>
          <w:i/>
        </w:rPr>
        <w:t>tide_ocean_mean</w:t>
      </w:r>
      <w:proofErr w:type="spellEnd"/>
    </w:p>
    <w:p w14:paraId="53126A7A" w14:textId="394BB77F" w:rsidR="00B24118" w:rsidRDefault="00B24118" w:rsidP="00A71FAE">
      <w:pPr>
        <w:rPr>
          <w:i/>
        </w:rPr>
      </w:pPr>
      <w:r>
        <w:rPr>
          <w:i/>
        </w:rPr>
        <w:tab/>
      </w:r>
      <w:proofErr w:type="spellStart"/>
      <w:r>
        <w:rPr>
          <w:i/>
        </w:rPr>
        <w:t>bsl_h_mean</w:t>
      </w:r>
      <w:proofErr w:type="spellEnd"/>
    </w:p>
    <w:p w14:paraId="26A6B802" w14:textId="6168A3F4" w:rsidR="00B24118" w:rsidRDefault="00B24118" w:rsidP="00A71FAE">
      <w:pPr>
        <w:rPr>
          <w:i/>
        </w:rPr>
      </w:pPr>
      <w:r>
        <w:rPr>
          <w:i/>
        </w:rPr>
        <w:tab/>
      </w:r>
      <w:proofErr w:type="spellStart"/>
      <w:r>
        <w:rPr>
          <w:i/>
        </w:rPr>
        <w:t>sigma_g_h_mean</w:t>
      </w:r>
      <w:proofErr w:type="spellEnd"/>
    </w:p>
    <w:p w14:paraId="475248F6" w14:textId="45595BF4" w:rsidR="00B24118" w:rsidRDefault="00B24118" w:rsidP="00A71FAE">
      <w:pPr>
        <w:rPr>
          <w:i/>
        </w:rPr>
      </w:pPr>
      <w:r>
        <w:rPr>
          <w:i/>
        </w:rPr>
        <w:tab/>
      </w:r>
      <w:proofErr w:type="spellStart"/>
      <w:r>
        <w:rPr>
          <w:i/>
        </w:rPr>
        <w:t>sigma_g_x_mean</w:t>
      </w:r>
      <w:proofErr w:type="spellEnd"/>
    </w:p>
    <w:p w14:paraId="37284723" w14:textId="2399BFFF" w:rsidR="00B24118" w:rsidRDefault="00B24118" w:rsidP="00A71FAE">
      <w:pPr>
        <w:rPr>
          <w:i/>
        </w:rPr>
      </w:pPr>
      <w:r>
        <w:rPr>
          <w:i/>
        </w:rPr>
        <w:tab/>
      </w:r>
      <w:proofErr w:type="spellStart"/>
      <w:r>
        <w:rPr>
          <w:i/>
        </w:rPr>
        <w:t>sigma_g_y_mean</w:t>
      </w:r>
      <w:proofErr w:type="spellEnd"/>
    </w:p>
    <w:p w14:paraId="34930C2E" w14:textId="5445C60B" w:rsidR="00B24118" w:rsidRDefault="00B24118" w:rsidP="00A71FAE">
      <w:pPr>
        <w:rPr>
          <w:i/>
        </w:rPr>
      </w:pPr>
      <w:r>
        <w:rPr>
          <w:i/>
        </w:rPr>
        <w:tab/>
      </w:r>
      <w:proofErr w:type="spellStart"/>
      <w:r w:rsidR="00612FF3">
        <w:rPr>
          <w:i/>
        </w:rPr>
        <w:t>y_ATC</w:t>
      </w:r>
      <w:r>
        <w:rPr>
          <w:i/>
        </w:rPr>
        <w:t>_mean</w:t>
      </w:r>
      <w:proofErr w:type="spellEnd"/>
    </w:p>
    <w:p w14:paraId="09093031" w14:textId="47923956" w:rsidR="00B24118" w:rsidRDefault="00B24118" w:rsidP="00B24118">
      <w:r>
        <w:lastRenderedPageBreak/>
        <w:t xml:space="preserve">Parameter minimum values, with one value per pass, filled in </w:t>
      </w:r>
      <w:proofErr w:type="spellStart"/>
      <w:r>
        <w:t>NaN</w:t>
      </w:r>
      <w:proofErr w:type="spellEnd"/>
      <w:r>
        <w:t xml:space="preserve"> for passes with no selected segments:</w:t>
      </w:r>
    </w:p>
    <w:p w14:paraId="675BCB46" w14:textId="2DFBD802" w:rsidR="00B24118" w:rsidRPr="003E239E" w:rsidRDefault="00B24118" w:rsidP="00B24118">
      <w:pPr>
        <w:rPr>
          <w:i/>
        </w:rPr>
      </w:pPr>
      <w:r>
        <w:tab/>
      </w:r>
      <w:proofErr w:type="spellStart"/>
      <w:r w:rsidR="003E239E" w:rsidRPr="003E239E">
        <w:rPr>
          <w:i/>
        </w:rPr>
        <w:t>min_</w:t>
      </w:r>
      <w:r w:rsidRPr="003E239E">
        <w:rPr>
          <w:i/>
        </w:rPr>
        <w:t>signal_selection_</w:t>
      </w:r>
      <w:r w:rsidR="00F729B2">
        <w:rPr>
          <w:i/>
        </w:rPr>
        <w:t>source</w:t>
      </w:r>
      <w:proofErr w:type="spellEnd"/>
    </w:p>
    <w:p w14:paraId="1B08BC3F" w14:textId="0AFC549E" w:rsidR="00B24118" w:rsidRDefault="00B24118" w:rsidP="00B24118">
      <w:pPr>
        <w:rPr>
          <w:i/>
        </w:rPr>
      </w:pPr>
      <w:r>
        <w:rPr>
          <w:i/>
        </w:rPr>
        <w:tab/>
      </w:r>
      <w:proofErr w:type="spellStart"/>
      <w:r>
        <w:rPr>
          <w:i/>
        </w:rPr>
        <w:t>cloud_flg_min</w:t>
      </w:r>
      <w:proofErr w:type="spellEnd"/>
    </w:p>
    <w:p w14:paraId="1ABE360C" w14:textId="158759D5" w:rsidR="00B24118" w:rsidRDefault="00B24118" w:rsidP="00A71FAE">
      <w:pPr>
        <w:rPr>
          <w:i/>
        </w:rPr>
      </w:pPr>
      <w:r>
        <w:rPr>
          <w:i/>
        </w:rPr>
        <w:tab/>
      </w:r>
      <w:proofErr w:type="spellStart"/>
      <w:r>
        <w:rPr>
          <w:i/>
        </w:rPr>
        <w:t>bslh_conf_min</w:t>
      </w:r>
      <w:proofErr w:type="spellEnd"/>
    </w:p>
    <w:p w14:paraId="301C2DEB" w14:textId="70C28077" w:rsidR="00633004" w:rsidRDefault="00633004" w:rsidP="00A71FAE">
      <w:r>
        <w:t>Other parameters:</w:t>
      </w:r>
    </w:p>
    <w:p w14:paraId="737BD5B5" w14:textId="1AEFAEA9" w:rsidR="00633004" w:rsidRPr="00633004" w:rsidRDefault="00633004" w:rsidP="00A71FAE">
      <w:r>
        <w:tab/>
      </w:r>
      <w:proofErr w:type="spellStart"/>
      <w:r>
        <w:rPr>
          <w:i/>
        </w:rPr>
        <w:t>Strong_beam_number</w:t>
      </w:r>
      <w:proofErr w:type="spellEnd"/>
      <w:r>
        <w:rPr>
          <w:i/>
        </w:rPr>
        <w:t xml:space="preserve">: </w:t>
      </w:r>
      <w:r>
        <w:t>The laser beam number for the strong beam in the pair</w:t>
      </w:r>
    </w:p>
    <w:p w14:paraId="6BF98A3D" w14:textId="7BE6A00D" w:rsidR="00A71FAE" w:rsidRDefault="00CC087A" w:rsidP="00A71FAE">
      <w:pPr>
        <w:rPr>
          <w:b/>
        </w:rPr>
      </w:pPr>
      <w:r w:rsidRPr="00CC087A">
        <w:rPr>
          <w:b/>
        </w:rPr>
        <w:t>Algorithm:</w:t>
      </w:r>
    </w:p>
    <w:p w14:paraId="290AAA9B" w14:textId="7E4DFD5A" w:rsidR="002E5B9B" w:rsidRPr="002E5B9B" w:rsidRDefault="002E5B9B" w:rsidP="00A71FAE">
      <w:r>
        <w:t>Perform the following steps for each pass:</w:t>
      </w:r>
    </w:p>
    <w:p w14:paraId="10166A4D" w14:textId="7B0DD60E" w:rsidR="002E5B9B" w:rsidRDefault="00CC087A" w:rsidP="00A71FAE">
      <w:r>
        <w:t xml:space="preserve">1. </w:t>
      </w:r>
      <w:r w:rsidR="002E5B9B">
        <w:t>Select</w:t>
      </w:r>
      <w:r>
        <w:t xml:space="preserve"> the segments</w:t>
      </w:r>
      <w:r w:rsidR="002E5B9B">
        <w:t xml:space="preserve"> for the pass</w:t>
      </w:r>
      <w:r>
        <w:t xml:space="preserve"> indicated in </w:t>
      </w:r>
      <w:proofErr w:type="spellStart"/>
      <w:r>
        <w:rPr>
          <w:i/>
        </w:rPr>
        <w:t>selected_segments</w:t>
      </w:r>
      <w:proofErr w:type="spellEnd"/>
      <w:r>
        <w:rPr>
          <w:i/>
        </w:rPr>
        <w:t xml:space="preserve"> </w:t>
      </w:r>
      <w:r>
        <w:t xml:space="preserve">from the </w:t>
      </w:r>
      <w:r>
        <w:rPr>
          <w:i/>
        </w:rPr>
        <w:t>ATL06_data_structure.</w:t>
      </w:r>
    </w:p>
    <w:p w14:paraId="640030D1" w14:textId="65181D16" w:rsidR="00CC087A" w:rsidRDefault="002E5B9B" w:rsidP="00A71FAE">
      <w:r>
        <w:t xml:space="preserve">2: </w:t>
      </w:r>
      <w:r w:rsidR="00CC087A">
        <w:t xml:space="preserve">Based on </w:t>
      </w:r>
      <w:proofErr w:type="spellStart"/>
      <w:r>
        <w:rPr>
          <w:i/>
        </w:rPr>
        <w:t>sigma_h_li</w:t>
      </w:r>
      <w:proofErr w:type="spellEnd"/>
      <w:r>
        <w:rPr>
          <w:i/>
        </w:rPr>
        <w:t xml:space="preserve">, </w:t>
      </w:r>
      <w:r>
        <w:t>calculate the segment weights using equation 14.</w:t>
      </w:r>
    </w:p>
    <w:p w14:paraId="54E906AA" w14:textId="44A92F92" w:rsidR="002E5B9B" w:rsidRDefault="00D26F85" w:rsidP="00A71FAE">
      <w:r>
        <w:t xml:space="preserve">3. For parameters </w:t>
      </w:r>
      <w:proofErr w:type="spellStart"/>
      <w:r>
        <w:rPr>
          <w:i/>
        </w:rPr>
        <w:t>delta_time</w:t>
      </w:r>
      <w:proofErr w:type="spellEnd"/>
      <w:r>
        <w:rPr>
          <w:i/>
        </w:rPr>
        <w:t xml:space="preserve">, </w:t>
      </w:r>
      <w:proofErr w:type="spellStart"/>
      <w:r>
        <w:rPr>
          <w:i/>
        </w:rPr>
        <w:t>h_robust_spread</w:t>
      </w:r>
      <w:proofErr w:type="spellEnd"/>
      <w:r>
        <w:rPr>
          <w:i/>
        </w:rPr>
        <w:t xml:space="preserve">, </w:t>
      </w:r>
      <w:proofErr w:type="spellStart"/>
      <w:r>
        <w:rPr>
          <w:i/>
        </w:rPr>
        <w:t>h_li_rms</w:t>
      </w:r>
      <w:proofErr w:type="spellEnd"/>
      <w:r>
        <w:rPr>
          <w:i/>
        </w:rPr>
        <w:t xml:space="preserve">, </w:t>
      </w:r>
      <w:proofErr w:type="spellStart"/>
      <w:r>
        <w:rPr>
          <w:i/>
        </w:rPr>
        <w:t>r_eff</w:t>
      </w:r>
      <w:proofErr w:type="spellEnd"/>
      <w:r>
        <w:rPr>
          <w:i/>
        </w:rPr>
        <w:t xml:space="preserve">, </w:t>
      </w:r>
      <w:proofErr w:type="spellStart"/>
      <w:r>
        <w:rPr>
          <w:i/>
        </w:rPr>
        <w:t>tide_ocean</w:t>
      </w:r>
      <w:proofErr w:type="spellEnd"/>
      <w:r>
        <w:rPr>
          <w:i/>
        </w:rPr>
        <w:t xml:space="preserve">, </w:t>
      </w:r>
      <w:proofErr w:type="spellStart"/>
      <w:r>
        <w:rPr>
          <w:i/>
        </w:rPr>
        <w:t>bsl_h</w:t>
      </w:r>
      <w:proofErr w:type="spellEnd"/>
      <w:r>
        <w:rPr>
          <w:i/>
        </w:rPr>
        <w:t xml:space="preserve">, </w:t>
      </w:r>
      <w:proofErr w:type="spellStart"/>
      <w:r>
        <w:rPr>
          <w:i/>
        </w:rPr>
        <w:t>sigma_g_h</w:t>
      </w:r>
      <w:proofErr w:type="spellEnd"/>
      <w:r>
        <w:rPr>
          <w:i/>
        </w:rPr>
        <w:t xml:space="preserve">, </w:t>
      </w:r>
      <w:proofErr w:type="spellStart"/>
      <w:r>
        <w:rPr>
          <w:i/>
        </w:rPr>
        <w:t>sigma_g_x</w:t>
      </w:r>
      <w:proofErr w:type="spellEnd"/>
      <w:r>
        <w:rPr>
          <w:i/>
        </w:rPr>
        <w:t xml:space="preserve">, </w:t>
      </w:r>
      <w:proofErr w:type="spellStart"/>
      <w:r>
        <w:rPr>
          <w:i/>
        </w:rPr>
        <w:t>sigma_g_</w:t>
      </w:r>
      <w:proofErr w:type="gramStart"/>
      <w:r>
        <w:rPr>
          <w:i/>
        </w:rPr>
        <w:t>y</w:t>
      </w:r>
      <w:proofErr w:type="spellEnd"/>
      <w:r>
        <w:rPr>
          <w:i/>
        </w:rPr>
        <w:t xml:space="preserve">, </w:t>
      </w:r>
      <w:r>
        <w:t xml:space="preserve"> and</w:t>
      </w:r>
      <w:proofErr w:type="gramEnd"/>
      <w:r>
        <w:t xml:space="preserve"> </w:t>
      </w:r>
      <w:r>
        <w:rPr>
          <w:i/>
        </w:rPr>
        <w:t xml:space="preserve">SNR, </w:t>
      </w:r>
      <w:r>
        <w:t>calculate the weighted average of the parameter based on the segment weights.  The output parameters names are the same as the input parameter names with “</w:t>
      </w:r>
      <w:r w:rsidRPr="00D26F85">
        <w:rPr>
          <w:i/>
        </w:rPr>
        <w:t>_mean</w:t>
      </w:r>
      <w:r>
        <w:rPr>
          <w:i/>
        </w:rPr>
        <w:t>”</w:t>
      </w:r>
      <w:r>
        <w:t xml:space="preserve"> appended.</w:t>
      </w:r>
    </w:p>
    <w:p w14:paraId="1A12DFCD" w14:textId="5A42BD6B" w:rsidR="00D26F85" w:rsidRDefault="00D26F85" w:rsidP="00A71FAE">
      <w:r>
        <w:t xml:space="preserve">4. For parameters </w:t>
      </w:r>
      <w:proofErr w:type="spellStart"/>
      <w:r>
        <w:rPr>
          <w:i/>
        </w:rPr>
        <w:t>signal_selection_</w:t>
      </w:r>
      <w:r w:rsidR="00F729B2">
        <w:rPr>
          <w:i/>
        </w:rPr>
        <w:t>source</w:t>
      </w:r>
      <w:proofErr w:type="spellEnd"/>
      <w:r>
        <w:t xml:space="preserve">, </w:t>
      </w:r>
      <w:proofErr w:type="spellStart"/>
      <w:r>
        <w:rPr>
          <w:i/>
        </w:rPr>
        <w:t>cloud_flg</w:t>
      </w:r>
      <w:proofErr w:type="spellEnd"/>
      <w:r>
        <w:rPr>
          <w:i/>
        </w:rPr>
        <w:t xml:space="preserve">, </w:t>
      </w:r>
      <w:proofErr w:type="spellStart"/>
      <w:r>
        <w:rPr>
          <w:i/>
        </w:rPr>
        <w:t>bslh_conf</w:t>
      </w:r>
      <w:proofErr w:type="spellEnd"/>
      <w:r>
        <w:t xml:space="preserve">, </w:t>
      </w:r>
      <w:r w:rsidR="00CB7C87">
        <w:t>report the best (minimum) value from among the selected values.</w:t>
      </w:r>
    </w:p>
    <w:p w14:paraId="0D62692C" w14:textId="6769D45C" w:rsidR="00CB7C87" w:rsidRDefault="00CB7C87" w:rsidP="00A71FAE">
      <w:r>
        <w:t xml:space="preserve">5. For the </w:t>
      </w:r>
      <w:proofErr w:type="spellStart"/>
      <w:r w:rsidR="00633004">
        <w:rPr>
          <w:i/>
        </w:rPr>
        <w:t>strong_beam_number</w:t>
      </w:r>
      <w:proofErr w:type="spellEnd"/>
      <w:r>
        <w:t xml:space="preserve"> parameter, report </w:t>
      </w:r>
      <w:r w:rsidR="00633004">
        <w:t>the laser beam number for the strong beam in the pair</w:t>
      </w:r>
      <w:r>
        <w:t>.</w:t>
      </w:r>
    </w:p>
    <w:p w14:paraId="39DBA406" w14:textId="6560335A" w:rsidR="00CB7C87" w:rsidRPr="00CB7C87" w:rsidRDefault="00CB7C87" w:rsidP="00A71FAE">
      <w:r>
        <w:t xml:space="preserve">6. For </w:t>
      </w:r>
      <w:proofErr w:type="spellStart"/>
      <w:r w:rsidR="00612FF3">
        <w:rPr>
          <w:i/>
        </w:rPr>
        <w:t>y_ATC</w:t>
      </w:r>
      <w:r>
        <w:rPr>
          <w:i/>
        </w:rPr>
        <w:t>_pair</w:t>
      </w:r>
      <w:proofErr w:type="spellEnd"/>
      <w:r>
        <w:t xml:space="preserve">, calculate the mean of all segment values (regardless of whether the segment is used or not) for the strong beam, and the mean for the weak beam, and average these means to give the mean </w:t>
      </w:r>
      <w:proofErr w:type="spellStart"/>
      <w:r w:rsidR="00612FF3">
        <w:rPr>
          <w:i/>
        </w:rPr>
        <w:t>y_ATC</w:t>
      </w:r>
      <w:proofErr w:type="spellEnd"/>
      <w:r>
        <w:t xml:space="preserve"> for the pair.</w:t>
      </w:r>
    </w:p>
    <w:p w14:paraId="1F70772A" w14:textId="77777777" w:rsidR="00BB31B3" w:rsidRPr="00F20580" w:rsidRDefault="00BB31B3" w:rsidP="00BB31B3"/>
    <w:p w14:paraId="21B17133" w14:textId="444C1F8F" w:rsidR="00A0126C" w:rsidRPr="00691C47" w:rsidRDefault="00A0126C" w:rsidP="00A0126C">
      <w:pPr>
        <w:pStyle w:val="Heading1"/>
        <w:rPr>
          <w:rFonts w:ascii="Times New Roman" w:hAnsi="Times New Roman"/>
        </w:rPr>
      </w:pPr>
      <w:bookmarkStart w:id="767" w:name="_Toc497824354"/>
      <w:r w:rsidRPr="00691C47">
        <w:rPr>
          <w:rFonts w:ascii="Times New Roman" w:hAnsi="Times New Roman"/>
        </w:rPr>
        <w:lastRenderedPageBreak/>
        <w:t>Appendix A: Glossary</w:t>
      </w:r>
      <w:bookmarkEnd w:id="767"/>
    </w:p>
    <w:p w14:paraId="4A147D7E" w14:textId="7193E799" w:rsidR="00A0126C" w:rsidRPr="002D3B43" w:rsidRDefault="00A0126C" w:rsidP="00A0126C">
      <w:r w:rsidRPr="00F20580">
        <w:t xml:space="preserve">This appendix defines terms that are used in ATLAS ATBDs, as derived from a document circulated </w:t>
      </w:r>
      <w:r w:rsidR="009B294C">
        <w:t>to the SDT, written by Tom Neum</w:t>
      </w:r>
      <w:r w:rsidR="00A75508" w:rsidRPr="00C71D5E">
        <w:t xml:space="preserve">ann.  </w:t>
      </w:r>
      <w:r w:rsidRPr="00C71D5E">
        <w:t xml:space="preserve"> Some naming conventions are borrowed from </w:t>
      </w:r>
      <w:r w:rsidRPr="00E240B4">
        <w:rPr>
          <w:b/>
        </w:rPr>
        <w:t>Spots, Channels and Redundancy Assignments</w:t>
      </w:r>
      <w:r w:rsidRPr="00E240B4">
        <w:t xml:space="preserve"> (ICESat-2-ATSYS-TN-0910) by P. </w:t>
      </w:r>
      <w:proofErr w:type="spellStart"/>
      <w:r w:rsidRPr="00E240B4">
        <w:t>Luers</w:t>
      </w:r>
      <w:proofErr w:type="spellEnd"/>
      <w:r w:rsidRPr="00E240B4">
        <w:t>.  Some conventions are different than those used by the ATLAS team for the purposes of making the data processing and interpretation simpler.</w:t>
      </w:r>
    </w:p>
    <w:p w14:paraId="3777CC12" w14:textId="77777777" w:rsidR="00A0126C" w:rsidRPr="002F2742" w:rsidRDefault="00A0126C" w:rsidP="00A0126C">
      <w:pPr>
        <w:rPr>
          <w:b/>
          <w:u w:val="single"/>
        </w:rPr>
      </w:pPr>
    </w:p>
    <w:p w14:paraId="09DCA10A" w14:textId="77777777" w:rsidR="00A0126C" w:rsidRPr="00A6076E" w:rsidRDefault="00A0126C" w:rsidP="00A0126C">
      <w:r w:rsidRPr="00E460FE">
        <w:rPr>
          <w:b/>
        </w:rPr>
        <w:t>Spots.</w:t>
      </w:r>
      <w:r w:rsidRPr="00236FD9">
        <w:t xml:space="preserve">  The ATLAS instrument creates six spots on the ground, three that are weak and three that are strong, where strong is defined as approximately four times brighter than weak.  These designations apply to both the laser-illuminated spots and the instrument fields of view.  The spots are numbered as shown in Figure 1.  At times, the weak spots are leading (when the direction of travel is in the ATLAS +x direction) and at times the strong spots ar</w:t>
      </w:r>
      <w:r w:rsidRPr="00A6076E">
        <w:t>e leading.  However, the spot number does not change based on the orientation of ATLAS.  The spots are always numbered with 1L on the far left and 3R on the far right of the pattern. Not: beams, footprints.</w:t>
      </w:r>
    </w:p>
    <w:p w14:paraId="701AAF95" w14:textId="77777777" w:rsidR="00A0126C" w:rsidRPr="00A6076E" w:rsidRDefault="00A0126C" w:rsidP="00A0126C"/>
    <w:p w14:paraId="4ACED4C0" w14:textId="17372595" w:rsidR="00A0126C" w:rsidRPr="00FF4234" w:rsidRDefault="00A0126C" w:rsidP="00A0126C">
      <w:r w:rsidRPr="00A6076E">
        <w:rPr>
          <w:b/>
        </w:rPr>
        <w:t>Laser pulse</w:t>
      </w:r>
      <w:r w:rsidR="00A75508" w:rsidRPr="00A6076E">
        <w:rPr>
          <w:b/>
        </w:rPr>
        <w:t xml:space="preserve"> (pulse for short). </w:t>
      </w:r>
      <w:r w:rsidRPr="00A6076E">
        <w:t xml:space="preserve">Individual pulses of light emitted from the ATLAS laser are called laser pulses.  As the pulse passes through the ATLAS transmit optics, this single pulse is split into 6 </w:t>
      </w:r>
      <w:proofErr w:type="gramStart"/>
      <w:r w:rsidRPr="00A6076E">
        <w:t>individual</w:t>
      </w:r>
      <w:proofErr w:type="gramEnd"/>
      <w:r w:rsidRPr="00A6076E">
        <w:t xml:space="preserve"> transmit pulses by the diffractive optical element.  The 6 pulses travel to the earth’s sur</w:t>
      </w:r>
      <w:r w:rsidRPr="00FF4234">
        <w:t>face (assuming ATLAS is pointed to the earth’s surface). Some attributes of a laser pulse are the wavelength, pulse shape and duration.  Not: transmit pulse, laser shot, laser fire.</w:t>
      </w:r>
    </w:p>
    <w:p w14:paraId="7BC499B2" w14:textId="77777777" w:rsidR="00A0126C" w:rsidRPr="00FF4234" w:rsidRDefault="00A0126C" w:rsidP="00A0126C">
      <w:pPr>
        <w:rPr>
          <w:b/>
        </w:rPr>
      </w:pPr>
    </w:p>
    <w:p w14:paraId="40493A99" w14:textId="77777777" w:rsidR="00A0126C" w:rsidRPr="00F20580" w:rsidRDefault="00A0126C" w:rsidP="00A0126C">
      <w:r w:rsidRPr="00F20580">
        <w:rPr>
          <w:b/>
        </w:rPr>
        <w:t xml:space="preserve">Laser Beam.  </w:t>
      </w:r>
      <w:r w:rsidRPr="00F20580">
        <w:t xml:space="preserve">The sequential laser pulses emitted from the ATLAS instrument that illuminate spots on the earth’s surface are called laser beams.  ATLAS generates 6 laser beams.  The laser beam numbering convention follows the ATLAS instrument convention with strong beams numbered 1, 3, and 5 and weak beams numbered 2, 4, and 6 as shown in the figures. Not: </w:t>
      </w:r>
      <w:proofErr w:type="spellStart"/>
      <w:r w:rsidRPr="00F20580">
        <w:t>beamlet</w:t>
      </w:r>
      <w:proofErr w:type="spellEnd"/>
      <w:r w:rsidRPr="00F20580">
        <w:t>.</w:t>
      </w:r>
    </w:p>
    <w:p w14:paraId="5459E004" w14:textId="77777777" w:rsidR="00A0126C" w:rsidRPr="00F20580" w:rsidRDefault="00A0126C" w:rsidP="00A0126C">
      <w:pPr>
        <w:rPr>
          <w:b/>
        </w:rPr>
      </w:pPr>
    </w:p>
    <w:p w14:paraId="16F3CA87" w14:textId="77777777" w:rsidR="00A0126C" w:rsidRPr="00F20580" w:rsidRDefault="00A0126C" w:rsidP="00A0126C">
      <w:pPr>
        <w:rPr>
          <w:b/>
        </w:rPr>
      </w:pPr>
      <w:r w:rsidRPr="00F20580">
        <w:rPr>
          <w:b/>
        </w:rPr>
        <w:t>Transmit Pulse.</w:t>
      </w:r>
      <w:r w:rsidRPr="00F20580">
        <w:t xml:space="preserve"> Individual pulses of light emitted from the ICESat-2 observatory are called transmit pulses.  The ATLAS instrument generates 6 transmit pulses of light from a single laser pulse. The transmit pulses generate 6 spots where the laser light illuminates the surface of the earth. Some attributes of a given transmit pulse are the wavelength, the shape, and the energy.  Some attributes of the 6 transmit pulses may be different. Not: laser fire, shot, laser shot, laser pulse. </w:t>
      </w:r>
    </w:p>
    <w:p w14:paraId="21AD650D" w14:textId="77777777" w:rsidR="00A0126C" w:rsidRPr="00F20580" w:rsidRDefault="00A0126C" w:rsidP="00A0126C"/>
    <w:p w14:paraId="140A6C8E" w14:textId="77777777" w:rsidR="00A0126C" w:rsidRPr="00F20580" w:rsidRDefault="00A0126C" w:rsidP="00A0126C">
      <w:r w:rsidRPr="00F20580">
        <w:rPr>
          <w:b/>
        </w:rPr>
        <w:lastRenderedPageBreak/>
        <w:t xml:space="preserve">Reflected Pulse.  </w:t>
      </w:r>
      <w:r w:rsidRPr="00F20580">
        <w:t>Individual transmit pulses reflected off the surface of the earth and viewed by the ATLAS telescope are called reflected pulses.  For a given transmit pulse, there may or may not be a reflected pulse. Not: received pulse, returned pulse.</w:t>
      </w:r>
    </w:p>
    <w:p w14:paraId="6EF34C57" w14:textId="77777777" w:rsidR="00A0126C" w:rsidRPr="00F20580" w:rsidRDefault="00A0126C" w:rsidP="00A0126C"/>
    <w:p w14:paraId="06C48DC2" w14:textId="77777777" w:rsidR="00A0126C" w:rsidRPr="00F20580" w:rsidRDefault="00A0126C" w:rsidP="00A0126C">
      <w:r w:rsidRPr="00F20580">
        <w:rPr>
          <w:b/>
        </w:rPr>
        <w:t>Photon Event.</w:t>
      </w:r>
      <w:r w:rsidRPr="00F20580">
        <w:t xml:space="preserve">  Some of the energy in a reflected pulse passes through the ATLAS receiver optics and electronics.  ATLAS detects and time tags some fraction of the photons that make up the reflected pulse, as well as background photons due to sunlight or instrument noise.  Any photon that is time tagged by the ATLAS instrument is called a photon event, regardless of source.  Not: received photon, detected photon.</w:t>
      </w:r>
    </w:p>
    <w:p w14:paraId="3D7F1189" w14:textId="77777777" w:rsidR="00A0126C" w:rsidRPr="00F20580" w:rsidRDefault="00A0126C" w:rsidP="00A0126C">
      <w:pPr>
        <w:rPr>
          <w:b/>
        </w:rPr>
      </w:pPr>
    </w:p>
    <w:p w14:paraId="4ED0883D" w14:textId="27DC5536" w:rsidR="00A0126C" w:rsidRPr="00F20580" w:rsidRDefault="00A0126C" w:rsidP="00A0126C">
      <w:r w:rsidRPr="00F20580">
        <w:rPr>
          <w:b/>
        </w:rPr>
        <w:t>Reference Ground Track (RGT).</w:t>
      </w:r>
      <w:r w:rsidRPr="00F20580">
        <w:t xml:space="preserve"> The reference ground track (RGT) is the track on the earth at which a specified unit vector within the observatory is pointed. Under nominal operating conditions, there will be no data collected along the RGT, as the RGT is spanned by GT2L and GT2R (which are not shown in the figures, but are similar to the GTs that are shown).  During spacecraft slews or </w:t>
      </w:r>
      <w:r w:rsidR="009B294C" w:rsidRPr="00F20580">
        <w:t>off pointing</w:t>
      </w:r>
      <w:r w:rsidRPr="00F20580">
        <w:t>, it is possible that ground tracks may intersect the RGT.  The precise unit vector has not yet been defined.  The ICESat-2 mission has 1387 RGTs, numbered from 0001xx to 1387xx. The last two digits refer to the cycle number.  Not: ground tracks, paths, sub-satellite track.</w:t>
      </w:r>
    </w:p>
    <w:p w14:paraId="31077356" w14:textId="77777777" w:rsidR="00A0126C" w:rsidRPr="00F20580" w:rsidRDefault="00A0126C" w:rsidP="00A0126C">
      <w:pPr>
        <w:rPr>
          <w:b/>
        </w:rPr>
      </w:pPr>
    </w:p>
    <w:p w14:paraId="05E088A8" w14:textId="0637842A" w:rsidR="00A0126C" w:rsidRPr="00F20580" w:rsidRDefault="00A0126C" w:rsidP="00A0126C">
      <w:r w:rsidRPr="00F20580">
        <w:rPr>
          <w:b/>
        </w:rPr>
        <w:t xml:space="preserve">Cycle Number.  </w:t>
      </w:r>
      <w:r w:rsidRPr="00F20580">
        <w:t xml:space="preserve">Over 91 days, each of the 1387 RGTs will be targeted in the </w:t>
      </w:r>
      <w:r w:rsidR="009B294C" w:rsidRPr="00F20580">
        <w:t>Polar Regions</w:t>
      </w:r>
      <w:r w:rsidRPr="00F20580">
        <w:t xml:space="preserve"> once.  In subsequent 91-day periods, these RGTs will be targeted again.  The cycle number tracks the number of 91-day periods that have elapsed since the ICESat-2 observatory entered the science orbit.  The first 91-day cycle is numbered </w:t>
      </w:r>
      <w:r w:rsidR="009B294C" w:rsidRPr="00F20580">
        <w:t>01;</w:t>
      </w:r>
      <w:r w:rsidRPr="00F20580">
        <w:t xml:space="preserve"> the second 91-day cycle is 02, and so on.  At the end of the first 3 years of operations, we expect the cycle number to be 12.  The cycle number will be </w:t>
      </w:r>
      <w:r w:rsidR="009B294C" w:rsidRPr="00F20580">
        <w:t>carried in</w:t>
      </w:r>
      <w:r w:rsidRPr="00F20580">
        <w:t xml:space="preserve"> the mid-latitudes, though the same RGTs will (in general) not be targeted more than once.</w:t>
      </w:r>
    </w:p>
    <w:p w14:paraId="11E7436A" w14:textId="77777777" w:rsidR="00A0126C" w:rsidRPr="00F20580" w:rsidRDefault="00A0126C" w:rsidP="00A0126C">
      <w:pPr>
        <w:rPr>
          <w:b/>
        </w:rPr>
      </w:pPr>
    </w:p>
    <w:p w14:paraId="7011FDB1" w14:textId="77777777" w:rsidR="00A0126C" w:rsidRPr="00F20580" w:rsidRDefault="00A0126C" w:rsidP="00A0126C">
      <w:r w:rsidRPr="00F20580">
        <w:rPr>
          <w:b/>
        </w:rPr>
        <w:t>Sub-satellite Track (SST).</w:t>
      </w:r>
      <w:r w:rsidRPr="00F20580">
        <w:t xml:space="preserve">  The sub-satellite track (SST) is the time-ordered series of latitude and longitude points at the geodetic nadir of the ICESat-2 observatory. In order to protect the ATLAS detectors from damage due to specular returns, and the natural variation of the position of the observatory with respect to the RGT throughout the orbit, the SST is generally not the same as the RGT.  Not: reference ground track, ground track.</w:t>
      </w:r>
    </w:p>
    <w:p w14:paraId="7D3E5460" w14:textId="77777777" w:rsidR="00A0126C" w:rsidRPr="00F20580" w:rsidRDefault="00A0126C" w:rsidP="00A0126C">
      <w:pPr>
        <w:rPr>
          <w:b/>
        </w:rPr>
      </w:pPr>
    </w:p>
    <w:p w14:paraId="5B37E86D" w14:textId="057B189D" w:rsidR="00A0126C" w:rsidRPr="00F20580" w:rsidRDefault="00A0126C" w:rsidP="00A0126C">
      <w:r w:rsidRPr="00F20580">
        <w:rPr>
          <w:b/>
        </w:rPr>
        <w:t xml:space="preserve">Ground Tracks (GT).  </w:t>
      </w:r>
      <w:r w:rsidRPr="00F20580">
        <w:t xml:space="preserve">As ICESat-2 orbits the </w:t>
      </w:r>
      <w:r w:rsidR="009B294C" w:rsidRPr="00F20580">
        <w:t>earths, sequential transmit</w:t>
      </w:r>
      <w:r w:rsidRPr="00F20580">
        <w:t xml:space="preserve"> pulses illuminate six ground tracks on the surface of the earth.  The track width is approximately 10m wide.  Each ground track is numbered, according to the laser spot number that generates a given ground track.  Ground tracks are therefore always numbered with 1L on the far left of the spot pattern and 3R on the far right of the spot pattern. Not: tracks, paths, reference ground tracks, footpaths.</w:t>
      </w:r>
    </w:p>
    <w:p w14:paraId="0ADC79B0" w14:textId="77777777" w:rsidR="00A0126C" w:rsidRPr="00F20580" w:rsidRDefault="00A0126C" w:rsidP="00A0126C"/>
    <w:p w14:paraId="4735117B" w14:textId="4737961A" w:rsidR="00A0126C" w:rsidRPr="00F20580" w:rsidRDefault="00A0126C" w:rsidP="00A0126C">
      <w:r w:rsidRPr="00F20580">
        <w:rPr>
          <w:b/>
        </w:rPr>
        <w:t xml:space="preserve">Reference Pair Track (RPT).  </w:t>
      </w:r>
      <w:r w:rsidRPr="00F20580">
        <w:t xml:space="preserve">The reference pair track is the imaginary line </w:t>
      </w:r>
      <w:r w:rsidR="009B294C" w:rsidRPr="00F20580">
        <w:t>halfway</w:t>
      </w:r>
      <w:r w:rsidRPr="00F20580">
        <w:t xml:space="preserve"> between the planned locations of the strong and weak ground tracks that make up a pair.  There are three RPTs: RPT1 is spanned by GT1L and GT1R, RPT2 is spanned by GT2L and GT2R (and may be coincident with the RGT at times), </w:t>
      </w:r>
      <w:r w:rsidR="009B294C" w:rsidRPr="00F20580">
        <w:t>and RPT3</w:t>
      </w:r>
      <w:r w:rsidRPr="00F20580">
        <w:t xml:space="preserve"> is spanned by GT3L and GT3R. Note that this is the planned location of the midway point between GTs.  We will not know this location very precisely prior to launch. Not: tracks, paths, reference ground tracks, footpaths, pair tracks.</w:t>
      </w:r>
    </w:p>
    <w:p w14:paraId="59EC6C88" w14:textId="77777777" w:rsidR="00A0126C" w:rsidRPr="00F20580" w:rsidRDefault="00A0126C" w:rsidP="00A0126C">
      <w:pPr>
        <w:rPr>
          <w:b/>
        </w:rPr>
      </w:pPr>
    </w:p>
    <w:p w14:paraId="5E0C76DE" w14:textId="09039C00" w:rsidR="00A0126C" w:rsidRPr="00F20580" w:rsidRDefault="00A0126C" w:rsidP="00A0126C">
      <w:r w:rsidRPr="00F20580">
        <w:rPr>
          <w:b/>
        </w:rPr>
        <w:t xml:space="preserve">Pair Track (PT).  </w:t>
      </w:r>
      <w:r w:rsidRPr="00F20580">
        <w:t xml:space="preserve">The pair track is the imaginary line half way between the actual locations of the strong and weak ground tracks that make up a pair.  There are three PTs: PT1 is spanned by GT1L and GT1R, PT2 is spanned by GT2L and GT2R (and may be coincident with the RGT at times), </w:t>
      </w:r>
      <w:r w:rsidR="009B294C" w:rsidRPr="00F20580">
        <w:t>and PT3</w:t>
      </w:r>
      <w:r w:rsidRPr="00F20580">
        <w:t xml:space="preserve"> is spanned by GT3L and GT3R. Note that this is the actual location of the midway point between GTs, and will be defined by the actual location of the GTs. Not: tracks, paths, reference ground tracks, footpaths, reference pair tracks.</w:t>
      </w:r>
    </w:p>
    <w:p w14:paraId="1F391E35" w14:textId="77777777" w:rsidR="00A0126C" w:rsidRPr="00F20580" w:rsidRDefault="00A0126C" w:rsidP="00A0126C">
      <w:pPr>
        <w:rPr>
          <w:b/>
        </w:rPr>
      </w:pPr>
    </w:p>
    <w:p w14:paraId="6D489EE2" w14:textId="77777777" w:rsidR="00A0126C" w:rsidRPr="00F20580" w:rsidRDefault="00A0126C" w:rsidP="00A0126C">
      <w:r w:rsidRPr="00F20580">
        <w:rPr>
          <w:b/>
        </w:rPr>
        <w:t>Pairs.</w:t>
      </w:r>
      <w:r w:rsidRPr="00F20580">
        <w:t xml:space="preserve">  When considered together, individual strong and weak ground tracks form a pair.   For example, GT2L and GT2R form the central pair of the array.  The pairs are numbered 1 through 3: Pair 1 is comprised of GT1L and GT1R, pair 2 is comprised of GT2L and GT2R, and pair 3 is comprised of GT3L and 3R.</w:t>
      </w:r>
    </w:p>
    <w:p w14:paraId="160436D2" w14:textId="77777777" w:rsidR="00A0126C" w:rsidRPr="00F20580" w:rsidRDefault="00A0126C" w:rsidP="00A0126C"/>
    <w:p w14:paraId="3AB7CD5D" w14:textId="57DA01C0" w:rsidR="00A0126C" w:rsidRPr="00F20580" w:rsidRDefault="00A0126C" w:rsidP="00A0126C">
      <w:r w:rsidRPr="00F20580">
        <w:rPr>
          <w:b/>
        </w:rPr>
        <w:t>Along-track.</w:t>
      </w:r>
      <w:r w:rsidRPr="00F20580">
        <w:t xml:space="preserve">  The direction of travel of the ICESat-2 observatory in the orbit frame is defined as the along-track coordinate, and is denoted as the +x direction. </w:t>
      </w:r>
      <w:r w:rsidR="009B294C" w:rsidRPr="00F20580">
        <w:t>The positive</w:t>
      </w:r>
      <w:r w:rsidRPr="00F20580">
        <w:t xml:space="preserve"> x direction is therefore along the Earth-Centered Earth-Fixed velocity vector of the observatory.  Each pair has a unique coordinate system, with the +x direction aligned with the Reference Pair Tracks.</w:t>
      </w:r>
    </w:p>
    <w:p w14:paraId="384E2FAB" w14:textId="77777777" w:rsidR="00A0126C" w:rsidRPr="00F20580" w:rsidRDefault="00A0126C" w:rsidP="00A0126C"/>
    <w:p w14:paraId="2A878685" w14:textId="77777777" w:rsidR="00A0126C" w:rsidRPr="00F20580" w:rsidRDefault="00A0126C" w:rsidP="00A0126C">
      <w:r w:rsidRPr="00F20580">
        <w:rPr>
          <w:b/>
        </w:rPr>
        <w:t>Across-track.</w:t>
      </w:r>
      <w:r w:rsidRPr="00F20580">
        <w:t xml:space="preserve">  The across-track coordinate is y and is positive to the left, with the origins at the Reference Pair Tracks. </w:t>
      </w:r>
    </w:p>
    <w:p w14:paraId="2C40562A" w14:textId="77777777" w:rsidR="00A0126C" w:rsidRPr="00F20580" w:rsidRDefault="00A0126C" w:rsidP="00A0126C"/>
    <w:p w14:paraId="3B36456D" w14:textId="2C602BA8" w:rsidR="00A0126C" w:rsidRPr="00F20580" w:rsidRDefault="00A0126C" w:rsidP="00A0126C">
      <w:r w:rsidRPr="00F20580">
        <w:rPr>
          <w:b/>
        </w:rPr>
        <w:t>Segment.</w:t>
      </w:r>
      <w:r w:rsidRPr="00F20580">
        <w:t xml:space="preserve">  An along-track span (or aggregation) of </w:t>
      </w:r>
      <w:r w:rsidR="00A75508" w:rsidRPr="00F20580">
        <w:t>PE</w:t>
      </w:r>
      <w:r w:rsidRPr="00F20580">
        <w:t xml:space="preserve"> data from a single ground track or other defined track is called a segment.  A segment can be measured as a time duration (e.g. from the time of the first </w:t>
      </w:r>
      <w:r w:rsidR="00A75508" w:rsidRPr="00F20580">
        <w:t>PE</w:t>
      </w:r>
      <w:r w:rsidRPr="00F20580">
        <w:t xml:space="preserve"> to the time of the last </w:t>
      </w:r>
      <w:r w:rsidR="00A75508" w:rsidRPr="00F20580">
        <w:t>PE</w:t>
      </w:r>
      <w:r w:rsidRPr="00F20580">
        <w:t xml:space="preserve">), as a distance (e.g. the distance between the location of the first and last </w:t>
      </w:r>
      <w:r w:rsidR="00A75508" w:rsidRPr="00F20580">
        <w:t>PE</w:t>
      </w:r>
      <w:r w:rsidRPr="00F20580">
        <w:t xml:space="preserve">s), or as an accumulation of a desired number of photons.  Segments can be as short or as long as desired. </w:t>
      </w:r>
    </w:p>
    <w:p w14:paraId="2C123AF8" w14:textId="77777777" w:rsidR="00A0126C" w:rsidRPr="00F20580" w:rsidRDefault="00A0126C" w:rsidP="00A0126C"/>
    <w:p w14:paraId="526D03CD" w14:textId="77777777" w:rsidR="00A0126C" w:rsidRPr="00F20580" w:rsidRDefault="00A0126C" w:rsidP="00A0126C">
      <w:r w:rsidRPr="00F20580">
        <w:rPr>
          <w:b/>
        </w:rPr>
        <w:t>Signal Photon.</w:t>
      </w:r>
      <w:r w:rsidRPr="00F20580">
        <w:t xml:space="preserve"> Any photon event that an algorithm determines to be part of the reflected pulse.</w:t>
      </w:r>
    </w:p>
    <w:p w14:paraId="3B37A2CB" w14:textId="77777777" w:rsidR="00A0126C" w:rsidRPr="00F20580" w:rsidRDefault="00A0126C" w:rsidP="00A0126C"/>
    <w:p w14:paraId="606D1EFC" w14:textId="77777777" w:rsidR="00A0126C" w:rsidRPr="00F20580" w:rsidRDefault="00A0126C" w:rsidP="00A0126C">
      <w:r w:rsidRPr="00F20580">
        <w:rPr>
          <w:b/>
        </w:rPr>
        <w:lastRenderedPageBreak/>
        <w:t>Background Photon.</w:t>
      </w:r>
      <w:r w:rsidRPr="00F20580">
        <w:t xml:space="preserve"> Any photon event that is not classified as a signal photon is classified as a background photon.   Background photons could be due to noise in the ATLAS instrument (e.g. stray light, or detector dark counts), sunlight, or </w:t>
      </w:r>
      <w:proofErr w:type="spellStart"/>
      <w:r w:rsidRPr="00F20580">
        <w:t>mis</w:t>
      </w:r>
      <w:proofErr w:type="spellEnd"/>
      <w:r w:rsidRPr="00F20580">
        <w:t>-classified signal photons.  Not: noise photon.</w:t>
      </w:r>
    </w:p>
    <w:p w14:paraId="554A9033" w14:textId="77777777" w:rsidR="00A0126C" w:rsidRPr="00F20580" w:rsidRDefault="00A0126C" w:rsidP="00A0126C"/>
    <w:p w14:paraId="288AC886" w14:textId="77777777" w:rsidR="00A0126C" w:rsidRPr="00F20580" w:rsidRDefault="00A0126C" w:rsidP="00A0126C">
      <w:pPr>
        <w:rPr>
          <w:b/>
        </w:rPr>
      </w:pPr>
      <w:r w:rsidRPr="00F20580">
        <w:rPr>
          <w:b/>
        </w:rPr>
        <w:t>h_**.</w:t>
      </w:r>
      <w:r w:rsidRPr="00F20580">
        <w:tab/>
        <w:t xml:space="preserve">Signal photons will be used by higher-level products to determine height above the WGS-84 reference ellipsoid, using a semi-major axis (equatorial radius) of 6378137m and a flattening of 1/298.257223563.  This can be abbreviated as ‘ellipsoidal height’ or ‘height above ellipsoid’.  These heights are denoted by h; the subscript ** will refer to the specific algorithm used to determine that elevation (e.g. is = ice sheet algorithm, </w:t>
      </w:r>
      <w:proofErr w:type="spellStart"/>
      <w:r w:rsidRPr="00F20580">
        <w:t>si</w:t>
      </w:r>
      <w:proofErr w:type="spellEnd"/>
      <w:r w:rsidRPr="00F20580">
        <w:t xml:space="preserve"> = sea ice algorithm, </w:t>
      </w:r>
      <w:proofErr w:type="spellStart"/>
      <w:r w:rsidRPr="00F20580">
        <w:t>etc</w:t>
      </w:r>
      <w:proofErr w:type="spellEnd"/>
      <w:r w:rsidRPr="00F20580">
        <w:t>…).  Not: elevation.</w:t>
      </w:r>
    </w:p>
    <w:p w14:paraId="6F3B87E8" w14:textId="77777777" w:rsidR="00A0126C" w:rsidRPr="00F20580" w:rsidRDefault="00A0126C" w:rsidP="00A0126C"/>
    <w:p w14:paraId="59D9B735" w14:textId="77777777" w:rsidR="00A0126C" w:rsidRPr="00F20580" w:rsidRDefault="00A0126C" w:rsidP="00A0126C">
      <w:r w:rsidRPr="00F20580">
        <w:rPr>
          <w:b/>
        </w:rPr>
        <w:t xml:space="preserve">Photon Cloud.  </w:t>
      </w:r>
      <w:r w:rsidRPr="00F20580">
        <w:t>The collection of all telemetered photon time tags in a given segment is the (or a) photon cloud.  Not: point cloud.</w:t>
      </w:r>
    </w:p>
    <w:p w14:paraId="105643B3" w14:textId="77777777" w:rsidR="00A0126C" w:rsidRPr="00F20580" w:rsidRDefault="00A0126C" w:rsidP="00A0126C"/>
    <w:p w14:paraId="586FDC87" w14:textId="0253E29C" w:rsidR="00A0126C" w:rsidRPr="00F20580" w:rsidRDefault="00A0126C" w:rsidP="00A0126C">
      <w:r w:rsidRPr="00F20580">
        <w:rPr>
          <w:b/>
        </w:rPr>
        <w:t>Background Count Rate.</w:t>
      </w:r>
      <w:r w:rsidRPr="00F20580">
        <w:t xml:space="preserve"> The number of background photons in a given time span is the background count rate. </w:t>
      </w:r>
      <w:proofErr w:type="gramStart"/>
      <w:r w:rsidRPr="00F20580">
        <w:t>Therefore</w:t>
      </w:r>
      <w:proofErr w:type="gramEnd"/>
      <w:r w:rsidRPr="00F20580">
        <w:t xml:space="preserve"> a value of the background count rate requires a segment of </w:t>
      </w:r>
      <w:r w:rsidR="00A75508" w:rsidRPr="00F20580">
        <w:t>PE</w:t>
      </w:r>
      <w:r w:rsidRPr="00F20580">
        <w:t>s and an algorithm to distinguish signal and background photons.  Not: Noise rate, background rate.</w:t>
      </w:r>
    </w:p>
    <w:p w14:paraId="566C1137" w14:textId="77777777" w:rsidR="00A0126C" w:rsidRPr="00F20580" w:rsidRDefault="00A0126C" w:rsidP="00A0126C"/>
    <w:p w14:paraId="0ADD5395" w14:textId="6DAEB216" w:rsidR="00A0126C" w:rsidRPr="00F20580" w:rsidRDefault="00A0126C" w:rsidP="00A0126C">
      <w:r w:rsidRPr="00F20580">
        <w:rPr>
          <w:b/>
        </w:rPr>
        <w:t xml:space="preserve">Noise Count Rate.  </w:t>
      </w:r>
      <w:r w:rsidRPr="00F20580">
        <w:t xml:space="preserve">The rate at which the ATLAS instrument receives photons in the absence of any light entering the ATLAS telescope or receiver optics.  The noise count rate includes </w:t>
      </w:r>
      <w:r w:rsidR="00A75508" w:rsidRPr="00F20580">
        <w:t>PE</w:t>
      </w:r>
      <w:r w:rsidRPr="00F20580">
        <w:t xml:space="preserve">s due to detector dark counts or stray light from within the instrument.  Not: noise rate, background rate, </w:t>
      </w:r>
      <w:r w:rsidR="009B294C" w:rsidRPr="00F20580">
        <w:t>and background</w:t>
      </w:r>
      <w:r w:rsidRPr="00F20580">
        <w:t xml:space="preserve"> count rate.</w:t>
      </w:r>
    </w:p>
    <w:p w14:paraId="67DC447B" w14:textId="77777777" w:rsidR="00A0126C" w:rsidRPr="00F20580" w:rsidRDefault="00A0126C" w:rsidP="00A0126C"/>
    <w:p w14:paraId="083C1C39" w14:textId="5848EF91" w:rsidR="00A0126C" w:rsidRPr="00F20580" w:rsidRDefault="00A0126C" w:rsidP="00A0126C">
      <w:r w:rsidRPr="00F20580">
        <w:rPr>
          <w:b/>
        </w:rPr>
        <w:t>Telemetry band.</w:t>
      </w:r>
      <w:r w:rsidRPr="00F20580">
        <w:t xml:space="preserve"> The subset of </w:t>
      </w:r>
      <w:r w:rsidR="00A75508" w:rsidRPr="00F20580">
        <w:t>PE</w:t>
      </w:r>
      <w:r w:rsidRPr="00F20580">
        <w:t xml:space="preserve">s selected by the science algorithm on board ATLAS to be telemetered to the ground is called the telemetry band.  The width of the telemetry band is a function of the signal to noise ratio of the data (calculated by the science algorithm onboard ATLAS), the location on the earth (e.g. ocean, land, sea ice, </w:t>
      </w:r>
      <w:proofErr w:type="spellStart"/>
      <w:r w:rsidRPr="00F20580">
        <w:t>etc</w:t>
      </w:r>
      <w:proofErr w:type="spellEnd"/>
      <w:r w:rsidRPr="00F20580">
        <w:t xml:space="preserve">…), and the roughness of the terrain, among other parameters.  The widths of telemetry bands are adjustable on-orbit.  The telemetry </w:t>
      </w:r>
      <w:r w:rsidR="009B294C" w:rsidRPr="00F20580">
        <w:t>bandwidth</w:t>
      </w:r>
      <w:r w:rsidRPr="00F20580">
        <w:t xml:space="preserve"> is described in Section 7 or the ATLAS Flight Science Receiver Algorithms document.  The total volume of </w:t>
      </w:r>
      <w:r w:rsidR="009B294C" w:rsidRPr="00F20580">
        <w:t>telemetered</w:t>
      </w:r>
      <w:r w:rsidRPr="00F20580">
        <w:t xml:space="preserve"> photon events must meet the data volume constraint (currently 577 </w:t>
      </w:r>
      <w:proofErr w:type="spellStart"/>
      <w:r w:rsidRPr="00F20580">
        <w:t>GBits</w:t>
      </w:r>
      <w:proofErr w:type="spellEnd"/>
      <w:r w:rsidRPr="00F20580">
        <w:t>/day).</w:t>
      </w:r>
    </w:p>
    <w:p w14:paraId="05135BA7" w14:textId="77777777" w:rsidR="00A0126C" w:rsidRPr="00F20580" w:rsidRDefault="00A0126C" w:rsidP="00A0126C">
      <w:pPr>
        <w:rPr>
          <w:b/>
        </w:rPr>
      </w:pPr>
    </w:p>
    <w:p w14:paraId="52AFB7D6" w14:textId="157FEDA9" w:rsidR="00A0126C" w:rsidRPr="00F20580" w:rsidRDefault="00A0126C" w:rsidP="00A0126C">
      <w:r w:rsidRPr="00F20580">
        <w:rPr>
          <w:b/>
        </w:rPr>
        <w:t>Window, Window Width, Window Duration.</w:t>
      </w:r>
      <w:r w:rsidRPr="00F20580">
        <w:t xml:space="preserve"> A subset of the telemetry band of </w:t>
      </w:r>
      <w:r w:rsidR="00A75508" w:rsidRPr="00F20580">
        <w:t>PE</w:t>
      </w:r>
      <w:r w:rsidRPr="00F20580">
        <w:t>s is called a window.  If the vertical extent of a window is defined in terms of distance, the window is said to have a width.  If the vertical extent of a window is defined in terms of time, the window is said to have a duration.  The window width is always less than or equal to the telemetry band.</w:t>
      </w:r>
    </w:p>
    <w:p w14:paraId="7A129681" w14:textId="77777777" w:rsidR="00A95E55" w:rsidRDefault="00A95E55" w:rsidP="00A0126C"/>
    <w:p w14:paraId="17473C46" w14:textId="77777777" w:rsidR="00A46C5D" w:rsidRDefault="00A46C5D" w:rsidP="00A0126C"/>
    <w:p w14:paraId="097F3779" w14:textId="77777777" w:rsidR="00A46C5D" w:rsidRDefault="00A46C5D" w:rsidP="00A0126C"/>
    <w:p w14:paraId="32F5DB27" w14:textId="77777777" w:rsidR="00A46C5D" w:rsidRDefault="00A46C5D" w:rsidP="00A0126C"/>
    <w:p w14:paraId="3151BE24" w14:textId="77777777" w:rsidR="00A46C5D" w:rsidRPr="00F20580" w:rsidRDefault="00A46C5D" w:rsidP="00A0126C"/>
    <w:tbl>
      <w:tblPr>
        <w:tblStyle w:val="TableGrid"/>
        <w:tblW w:w="0" w:type="auto"/>
        <w:tblLook w:val="04A0" w:firstRow="1" w:lastRow="0" w:firstColumn="1" w:lastColumn="0" w:noHBand="0" w:noVBand="1"/>
      </w:tblPr>
      <w:tblGrid>
        <w:gridCol w:w="8896"/>
      </w:tblGrid>
      <w:tr w:rsidR="00A95E55" w:rsidRPr="00F20580" w14:paraId="05230682" w14:textId="77777777" w:rsidTr="00E63E85">
        <w:tc>
          <w:tcPr>
            <w:tcW w:w="8856" w:type="dxa"/>
            <w:tcBorders>
              <w:top w:val="nil"/>
              <w:left w:val="nil"/>
              <w:bottom w:val="single" w:sz="4" w:space="0" w:color="auto"/>
              <w:right w:val="nil"/>
            </w:tcBorders>
            <w:vAlign w:val="center"/>
          </w:tcPr>
          <w:p w14:paraId="5708BC0C" w14:textId="4D474B0C" w:rsidR="00A95E55" w:rsidRPr="00F20580" w:rsidRDefault="00A95E55" w:rsidP="00A95E55">
            <w:pPr>
              <w:tabs>
                <w:tab w:val="left" w:pos="5880"/>
              </w:tabs>
              <w:jc w:val="center"/>
            </w:pPr>
            <w:bookmarkStart w:id="768" w:name="_Toc462391963"/>
            <w:r w:rsidRPr="00E240B4">
              <w:t xml:space="preserve">Figure </w:t>
            </w:r>
            <w:fldSimple w:instr=" STYLEREF 1 \s ">
              <w:r w:rsidR="00DA1807">
                <w:rPr>
                  <w:noProof/>
                </w:rPr>
                <w:t>6</w:t>
              </w:r>
            </w:fldSimple>
            <w:r w:rsidR="00F214D2">
              <w:noBreakHyphen/>
            </w:r>
            <w:fldSimple w:instr=" SEQ Figure \* ARABIC \s 1 ">
              <w:r w:rsidR="00DA1807">
                <w:rPr>
                  <w:noProof/>
                </w:rPr>
                <w:t>1</w:t>
              </w:r>
            </w:fldSimple>
            <w:r w:rsidRPr="00F20580">
              <w:rPr>
                <w:noProof/>
              </w:rPr>
              <w:t>. Spots and tracks, forward flight</w:t>
            </w:r>
            <w:bookmarkEnd w:id="768"/>
          </w:p>
        </w:tc>
      </w:tr>
      <w:tr w:rsidR="00A95E55" w:rsidRPr="00F20580" w14:paraId="1AAB764A" w14:textId="77777777" w:rsidTr="00E63E85">
        <w:tc>
          <w:tcPr>
            <w:tcW w:w="8856" w:type="dxa"/>
            <w:tcBorders>
              <w:top w:val="single" w:sz="4" w:space="0" w:color="auto"/>
              <w:left w:val="single" w:sz="4" w:space="0" w:color="auto"/>
              <w:bottom w:val="nil"/>
              <w:right w:val="single" w:sz="4" w:space="0" w:color="auto"/>
            </w:tcBorders>
            <w:vAlign w:val="center"/>
          </w:tcPr>
          <w:p w14:paraId="2BBD5D27" w14:textId="65B77010" w:rsidR="00A95E55" w:rsidRPr="00691C47" w:rsidRDefault="00A95E55" w:rsidP="00E63E85">
            <w:pPr>
              <w:tabs>
                <w:tab w:val="left" w:pos="2280"/>
              </w:tabs>
              <w:jc w:val="center"/>
            </w:pPr>
            <w:r w:rsidRPr="00F20580">
              <w:rPr>
                <w:noProof/>
              </w:rPr>
              <w:drawing>
                <wp:inline distT="0" distB="0" distL="0" distR="0" wp14:anchorId="4952FA11" wp14:editId="0F50395E">
                  <wp:extent cx="5486400" cy="4114800"/>
                  <wp:effectExtent l="25400" t="0" r="0" b="0"/>
                  <wp:docPr id="14" name="Picture 0" descr="ATBD_defs_figure_170413_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forward.jpg"/>
                          <pic:cNvPicPr/>
                        </pic:nvPicPr>
                        <pic:blipFill>
                          <a:blip r:embed="rId20"/>
                          <a:stretch>
                            <a:fillRect/>
                          </a:stretch>
                        </pic:blipFill>
                        <pic:spPr>
                          <a:xfrm>
                            <a:off x="0" y="0"/>
                            <a:ext cx="5486400" cy="4114800"/>
                          </a:xfrm>
                          <a:prstGeom prst="rect">
                            <a:avLst/>
                          </a:prstGeom>
                        </pic:spPr>
                      </pic:pic>
                    </a:graphicData>
                  </a:graphic>
                </wp:inline>
              </w:drawing>
            </w:r>
          </w:p>
        </w:tc>
      </w:tr>
      <w:tr w:rsidR="00A95E55" w:rsidRPr="00F20580" w14:paraId="0D728C56" w14:textId="77777777" w:rsidTr="00E63E85">
        <w:tc>
          <w:tcPr>
            <w:tcW w:w="8856" w:type="dxa"/>
            <w:tcBorders>
              <w:top w:val="nil"/>
              <w:left w:val="single" w:sz="4" w:space="0" w:color="auto"/>
              <w:bottom w:val="single" w:sz="4" w:space="0" w:color="auto"/>
              <w:right w:val="single" w:sz="4" w:space="0" w:color="auto"/>
            </w:tcBorders>
          </w:tcPr>
          <w:p w14:paraId="3EE5B58C" w14:textId="06762BEE" w:rsidR="00A95E55" w:rsidRPr="00691C47" w:rsidRDefault="00A95E55" w:rsidP="00A46C5D">
            <w:pPr>
              <w:outlineLvl w:val="5"/>
            </w:pPr>
            <w:r w:rsidRPr="00F20580">
              <w:t>Spot and track naming convention with ATLAS oriented in the forward (instrument coordinate +x) direction.</w:t>
            </w:r>
          </w:p>
        </w:tc>
      </w:tr>
    </w:tbl>
    <w:p w14:paraId="7E7E75DD" w14:textId="77777777" w:rsidR="00A95E55" w:rsidRPr="00691C47" w:rsidRDefault="00A95E55" w:rsidP="00A95E55"/>
    <w:p w14:paraId="5485A8E8" w14:textId="77777777" w:rsidR="00A95E55" w:rsidRDefault="00A95E55" w:rsidP="00A95E55"/>
    <w:p w14:paraId="79FB5387" w14:textId="77777777" w:rsidR="00A46C5D" w:rsidRDefault="00A46C5D" w:rsidP="00A95E55"/>
    <w:p w14:paraId="0EBB72E1" w14:textId="77777777" w:rsidR="00A46C5D" w:rsidRDefault="00A46C5D" w:rsidP="00A95E55"/>
    <w:p w14:paraId="3DBC36E1" w14:textId="77777777" w:rsidR="00A46C5D" w:rsidRDefault="00A46C5D" w:rsidP="00A95E55"/>
    <w:p w14:paraId="6A98BB10" w14:textId="77777777" w:rsidR="00A46C5D" w:rsidRDefault="00A46C5D" w:rsidP="00A95E55"/>
    <w:p w14:paraId="0631B379" w14:textId="77777777" w:rsidR="00A46C5D" w:rsidRDefault="00A46C5D" w:rsidP="00A95E55"/>
    <w:p w14:paraId="264017BE" w14:textId="77777777" w:rsidR="00A46C5D" w:rsidRDefault="00A46C5D" w:rsidP="00A95E55"/>
    <w:p w14:paraId="6F111386" w14:textId="77777777" w:rsidR="00A46C5D" w:rsidRDefault="00A46C5D" w:rsidP="00A95E55"/>
    <w:p w14:paraId="5D8DBFEC" w14:textId="77777777" w:rsidR="00A46C5D" w:rsidRPr="00691C47" w:rsidRDefault="00A46C5D" w:rsidP="00A95E55"/>
    <w:tbl>
      <w:tblPr>
        <w:tblStyle w:val="TableGrid"/>
        <w:tblW w:w="0" w:type="auto"/>
        <w:tblLook w:val="04A0" w:firstRow="1" w:lastRow="0" w:firstColumn="1" w:lastColumn="0" w:noHBand="0" w:noVBand="1"/>
      </w:tblPr>
      <w:tblGrid>
        <w:gridCol w:w="8896"/>
      </w:tblGrid>
      <w:tr w:rsidR="00A95E55" w:rsidRPr="00F20580" w14:paraId="7C2AF9DC" w14:textId="77777777" w:rsidTr="00E63E85">
        <w:tc>
          <w:tcPr>
            <w:tcW w:w="8856" w:type="dxa"/>
            <w:tcBorders>
              <w:top w:val="nil"/>
              <w:left w:val="nil"/>
              <w:bottom w:val="single" w:sz="4" w:space="0" w:color="auto"/>
              <w:right w:val="nil"/>
            </w:tcBorders>
            <w:vAlign w:val="center"/>
          </w:tcPr>
          <w:p w14:paraId="30B71EF2" w14:textId="446FC557" w:rsidR="00A95E55" w:rsidRPr="00F20580" w:rsidRDefault="00A95E55" w:rsidP="00E63E85">
            <w:pPr>
              <w:tabs>
                <w:tab w:val="left" w:pos="5880"/>
              </w:tabs>
              <w:jc w:val="center"/>
            </w:pPr>
            <w:bookmarkStart w:id="769" w:name="_Toc462391964"/>
            <w:r w:rsidRPr="00F20580">
              <w:t xml:space="preserve">Figure </w:t>
            </w:r>
            <w:fldSimple w:instr=" STYLEREF 1 \s ">
              <w:r w:rsidR="00DA1807">
                <w:rPr>
                  <w:noProof/>
                </w:rPr>
                <w:t>6</w:t>
              </w:r>
            </w:fldSimple>
            <w:r w:rsidR="00F214D2">
              <w:noBreakHyphen/>
            </w:r>
            <w:fldSimple w:instr=" SEQ Figure \* ARABIC \s 1 ">
              <w:r w:rsidR="00DA1807">
                <w:rPr>
                  <w:noProof/>
                </w:rPr>
                <w:t>2</w:t>
              </w:r>
            </w:fldSimple>
            <w:r w:rsidRPr="00F20580">
              <w:rPr>
                <w:noProof/>
              </w:rPr>
              <w:t>. Spots and tracks, forward flight</w:t>
            </w:r>
            <w:bookmarkEnd w:id="769"/>
          </w:p>
        </w:tc>
      </w:tr>
      <w:tr w:rsidR="00A95E55" w:rsidRPr="00F20580" w14:paraId="4B1062FE" w14:textId="77777777" w:rsidTr="00E63E85">
        <w:tc>
          <w:tcPr>
            <w:tcW w:w="8856" w:type="dxa"/>
            <w:tcBorders>
              <w:top w:val="single" w:sz="4" w:space="0" w:color="auto"/>
              <w:left w:val="single" w:sz="4" w:space="0" w:color="auto"/>
              <w:bottom w:val="nil"/>
              <w:right w:val="single" w:sz="4" w:space="0" w:color="auto"/>
            </w:tcBorders>
            <w:vAlign w:val="center"/>
          </w:tcPr>
          <w:p w14:paraId="17C065DC" w14:textId="0CB2F3A1" w:rsidR="00A95E55" w:rsidRPr="00691C47" w:rsidRDefault="00A95E55" w:rsidP="00E63E85">
            <w:pPr>
              <w:tabs>
                <w:tab w:val="left" w:pos="2280"/>
              </w:tabs>
              <w:jc w:val="center"/>
            </w:pPr>
            <w:r w:rsidRPr="00F20580">
              <w:rPr>
                <w:noProof/>
              </w:rPr>
              <w:drawing>
                <wp:inline distT="0" distB="0" distL="0" distR="0" wp14:anchorId="483920A9" wp14:editId="52A6BD93">
                  <wp:extent cx="5486400" cy="4114800"/>
                  <wp:effectExtent l="25400" t="0" r="0" b="0"/>
                  <wp:docPr id="24" name="Picture 1" descr="ATBD_defs_figure_170413_back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backward.jpg"/>
                          <pic:cNvPicPr/>
                        </pic:nvPicPr>
                        <pic:blipFill>
                          <a:blip r:embed="rId21"/>
                          <a:stretch>
                            <a:fillRect/>
                          </a:stretch>
                        </pic:blipFill>
                        <pic:spPr>
                          <a:xfrm>
                            <a:off x="0" y="0"/>
                            <a:ext cx="5486400" cy="4114800"/>
                          </a:xfrm>
                          <a:prstGeom prst="rect">
                            <a:avLst/>
                          </a:prstGeom>
                        </pic:spPr>
                      </pic:pic>
                    </a:graphicData>
                  </a:graphic>
                </wp:inline>
              </w:drawing>
            </w:r>
          </w:p>
        </w:tc>
      </w:tr>
      <w:tr w:rsidR="00A95E55" w:rsidRPr="00F20580" w14:paraId="3032CD57" w14:textId="77777777" w:rsidTr="00E63E85">
        <w:tc>
          <w:tcPr>
            <w:tcW w:w="8856" w:type="dxa"/>
            <w:tcBorders>
              <w:top w:val="nil"/>
              <w:left w:val="single" w:sz="4" w:space="0" w:color="auto"/>
              <w:bottom w:val="single" w:sz="4" w:space="0" w:color="auto"/>
              <w:right w:val="single" w:sz="4" w:space="0" w:color="auto"/>
            </w:tcBorders>
          </w:tcPr>
          <w:p w14:paraId="4EB27B58" w14:textId="51C1C8A0" w:rsidR="00A95E55" w:rsidRPr="00691C47" w:rsidRDefault="00A95E55" w:rsidP="00E63E85">
            <w:r w:rsidRPr="00F20580">
              <w:t>Spot and track naming convention with ATLAS oriented in the backward (instrument coordinate -x) direction.</w:t>
            </w:r>
          </w:p>
        </w:tc>
      </w:tr>
    </w:tbl>
    <w:p w14:paraId="7AB6724E" w14:textId="77777777" w:rsidR="00A0126C" w:rsidRPr="00F20580" w:rsidRDefault="00A0126C" w:rsidP="00A0126C"/>
    <w:p w14:paraId="53B5CCC0" w14:textId="469D344B" w:rsidR="002478C9" w:rsidRPr="00691C47" w:rsidRDefault="002478C9" w:rsidP="002478C9">
      <w:pPr>
        <w:pStyle w:val="IntroTitle"/>
        <w:rPr>
          <w:rFonts w:ascii="Times New Roman" w:hAnsi="Times New Roman" w:cs="Times New Roman"/>
          <w:sz w:val="24"/>
          <w:szCs w:val="24"/>
        </w:rPr>
      </w:pPr>
      <w:bookmarkStart w:id="770" w:name="_Toc254846405"/>
      <w:bookmarkStart w:id="771" w:name="_Toc497824355"/>
      <w:r w:rsidRPr="00691C47">
        <w:rPr>
          <w:rFonts w:ascii="Times New Roman" w:hAnsi="Times New Roman" w:cs="Times New Roman"/>
          <w:sz w:val="24"/>
          <w:szCs w:val="24"/>
        </w:rPr>
        <w:lastRenderedPageBreak/>
        <w:t>G</w:t>
      </w:r>
      <w:r w:rsidR="007E4AE5" w:rsidRPr="00691C47">
        <w:rPr>
          <w:rFonts w:ascii="Times New Roman" w:hAnsi="Times New Roman" w:cs="Times New Roman"/>
          <w:sz w:val="24"/>
          <w:szCs w:val="24"/>
        </w:rPr>
        <w:t>lossary</w:t>
      </w:r>
      <w:r w:rsidRPr="00691C47">
        <w:rPr>
          <w:rFonts w:ascii="Times New Roman" w:hAnsi="Times New Roman" w:cs="Times New Roman"/>
          <w:sz w:val="24"/>
          <w:szCs w:val="24"/>
        </w:rPr>
        <w:t>/A</w:t>
      </w:r>
      <w:bookmarkEnd w:id="770"/>
      <w:r w:rsidR="007E4AE5" w:rsidRPr="00691C47">
        <w:rPr>
          <w:rFonts w:ascii="Times New Roman" w:hAnsi="Times New Roman" w:cs="Times New Roman"/>
          <w:sz w:val="24"/>
          <w:szCs w:val="24"/>
        </w:rPr>
        <w:t>cronyms</w:t>
      </w:r>
      <w:bookmarkEnd w:id="771"/>
    </w:p>
    <w:tbl>
      <w:tblPr>
        <w:tblW w:w="9576" w:type="dxa"/>
        <w:tblLook w:val="00A0" w:firstRow="1" w:lastRow="0" w:firstColumn="1" w:lastColumn="0" w:noHBand="0" w:noVBand="0"/>
      </w:tblPr>
      <w:tblGrid>
        <w:gridCol w:w="2088"/>
        <w:gridCol w:w="7488"/>
      </w:tblGrid>
      <w:tr w:rsidR="002478C9" w:rsidRPr="00F20580" w14:paraId="4F9779A2" w14:textId="77777777" w:rsidTr="00A326AC">
        <w:tc>
          <w:tcPr>
            <w:tcW w:w="2088" w:type="dxa"/>
          </w:tcPr>
          <w:p w14:paraId="3FED3C53" w14:textId="7DA1ED76" w:rsidR="002478C9" w:rsidRPr="00F20580" w:rsidRDefault="004D41B2" w:rsidP="004F51A5">
            <w:pPr>
              <w:jc w:val="center"/>
            </w:pPr>
            <w:r>
              <w:t xml:space="preserve">             </w:t>
            </w:r>
            <w:r w:rsidR="002478C9" w:rsidRPr="00F20580">
              <w:t>ASAS</w:t>
            </w:r>
          </w:p>
        </w:tc>
        <w:tc>
          <w:tcPr>
            <w:tcW w:w="7488" w:type="dxa"/>
          </w:tcPr>
          <w:p w14:paraId="0B301B64" w14:textId="77777777" w:rsidR="002478C9" w:rsidRPr="00C71D5E" w:rsidRDefault="002478C9" w:rsidP="004F51A5">
            <w:pPr>
              <w:jc w:val="center"/>
            </w:pPr>
            <w:r w:rsidRPr="00C71D5E">
              <w:t>ATLAS Science Algorithm Software</w:t>
            </w:r>
          </w:p>
        </w:tc>
      </w:tr>
      <w:tr w:rsidR="002478C9" w:rsidRPr="00F20580" w14:paraId="076C07A3" w14:textId="77777777" w:rsidTr="00A326AC">
        <w:tc>
          <w:tcPr>
            <w:tcW w:w="2088" w:type="dxa"/>
          </w:tcPr>
          <w:p w14:paraId="01221F6F" w14:textId="77777777" w:rsidR="002478C9" w:rsidRPr="00691C47" w:rsidRDefault="002478C9" w:rsidP="004F51A5">
            <w:pPr>
              <w:ind w:left="720"/>
              <w:jc w:val="center"/>
              <w:outlineLvl w:val="5"/>
            </w:pPr>
            <w:r w:rsidRPr="00F20580">
              <w:t>ATBD</w:t>
            </w:r>
          </w:p>
        </w:tc>
        <w:tc>
          <w:tcPr>
            <w:tcW w:w="7488" w:type="dxa"/>
          </w:tcPr>
          <w:p w14:paraId="151CA82A" w14:textId="4694EACC" w:rsidR="002478C9" w:rsidRPr="00F20580" w:rsidRDefault="002478C9" w:rsidP="004F51A5">
            <w:pPr>
              <w:jc w:val="center"/>
            </w:pPr>
            <w:r w:rsidRPr="00F20580">
              <w:t>Algorithm Theoretical Basis Document</w:t>
            </w:r>
          </w:p>
        </w:tc>
      </w:tr>
      <w:tr w:rsidR="002478C9" w:rsidRPr="00F20580" w14:paraId="044C7DF7" w14:textId="77777777" w:rsidTr="00A326AC">
        <w:tc>
          <w:tcPr>
            <w:tcW w:w="2088" w:type="dxa"/>
          </w:tcPr>
          <w:p w14:paraId="566DB5EB" w14:textId="5A006794" w:rsidR="002478C9" w:rsidRPr="00691C47" w:rsidRDefault="002478C9" w:rsidP="004F51A5">
            <w:pPr>
              <w:ind w:left="720"/>
              <w:jc w:val="center"/>
              <w:outlineLvl w:val="5"/>
            </w:pPr>
            <w:r w:rsidRPr="00F20580">
              <w:t>ATLAS</w:t>
            </w:r>
          </w:p>
        </w:tc>
        <w:tc>
          <w:tcPr>
            <w:tcW w:w="7488" w:type="dxa"/>
          </w:tcPr>
          <w:p w14:paraId="49E8D552" w14:textId="77777777" w:rsidR="002478C9" w:rsidRPr="00691C47" w:rsidRDefault="002478C9" w:rsidP="004F51A5">
            <w:pPr>
              <w:ind w:left="720"/>
              <w:jc w:val="center"/>
              <w:outlineLvl w:val="5"/>
            </w:pPr>
            <w:r w:rsidRPr="00F20580">
              <w:t>ATLAS Advance Topographic Laser Altimeter System</w:t>
            </w:r>
          </w:p>
        </w:tc>
      </w:tr>
      <w:tr w:rsidR="002478C9" w:rsidRPr="00F20580" w14:paraId="6A74B8B2" w14:textId="77777777" w:rsidTr="00A326AC">
        <w:tc>
          <w:tcPr>
            <w:tcW w:w="2088" w:type="dxa"/>
          </w:tcPr>
          <w:p w14:paraId="058911AD" w14:textId="77777777" w:rsidR="002478C9" w:rsidRPr="00691C47" w:rsidRDefault="002478C9" w:rsidP="004F51A5">
            <w:pPr>
              <w:ind w:left="720"/>
              <w:jc w:val="center"/>
              <w:outlineLvl w:val="5"/>
            </w:pPr>
            <w:r w:rsidRPr="00F20580">
              <w:rPr>
                <w:highlight w:val="yellow"/>
              </w:rPr>
              <w:t>CDF</w:t>
            </w:r>
          </w:p>
        </w:tc>
        <w:tc>
          <w:tcPr>
            <w:tcW w:w="7488" w:type="dxa"/>
          </w:tcPr>
          <w:p w14:paraId="7677BC03" w14:textId="3BEDE22F" w:rsidR="002478C9" w:rsidRPr="00691C47" w:rsidRDefault="00B648CC" w:rsidP="004F51A5">
            <w:pPr>
              <w:ind w:left="720"/>
              <w:jc w:val="center"/>
              <w:outlineLvl w:val="5"/>
            </w:pPr>
            <w:r w:rsidRPr="00F20580">
              <w:t>Cumulative Distribution Function</w:t>
            </w:r>
          </w:p>
        </w:tc>
      </w:tr>
      <w:tr w:rsidR="002478C9" w:rsidRPr="00F20580" w14:paraId="1AC3681D" w14:textId="77777777" w:rsidTr="00A326AC">
        <w:tc>
          <w:tcPr>
            <w:tcW w:w="2088" w:type="dxa"/>
          </w:tcPr>
          <w:p w14:paraId="1ADE7D60" w14:textId="77777777" w:rsidR="002478C9" w:rsidRPr="00691C47" w:rsidRDefault="002478C9" w:rsidP="004F51A5">
            <w:pPr>
              <w:ind w:left="720"/>
              <w:jc w:val="center"/>
              <w:outlineLvl w:val="5"/>
            </w:pPr>
            <w:r w:rsidRPr="00F20580">
              <w:t>DEM</w:t>
            </w:r>
          </w:p>
        </w:tc>
        <w:tc>
          <w:tcPr>
            <w:tcW w:w="7488" w:type="dxa"/>
          </w:tcPr>
          <w:p w14:paraId="647C9740" w14:textId="1225BEF1" w:rsidR="002478C9" w:rsidRPr="00691C47" w:rsidRDefault="00A17413" w:rsidP="004F51A5">
            <w:pPr>
              <w:ind w:left="720"/>
              <w:jc w:val="center"/>
              <w:outlineLvl w:val="5"/>
            </w:pPr>
            <w:r w:rsidRPr="00F20580">
              <w:t xml:space="preserve">Digital </w:t>
            </w:r>
            <w:r w:rsidR="0044508E" w:rsidRPr="00F20580">
              <w:t>Elevation</w:t>
            </w:r>
            <w:r w:rsidRPr="00F20580">
              <w:t xml:space="preserve"> Model</w:t>
            </w:r>
          </w:p>
        </w:tc>
      </w:tr>
      <w:tr w:rsidR="002478C9" w:rsidRPr="00F20580" w14:paraId="0BE1DBE3" w14:textId="77777777" w:rsidTr="00A326AC">
        <w:tc>
          <w:tcPr>
            <w:tcW w:w="2088" w:type="dxa"/>
          </w:tcPr>
          <w:p w14:paraId="557DEFA9" w14:textId="77777777" w:rsidR="002478C9" w:rsidRPr="00691C47" w:rsidRDefault="002478C9" w:rsidP="004F51A5">
            <w:pPr>
              <w:ind w:left="720"/>
              <w:jc w:val="center"/>
              <w:outlineLvl w:val="5"/>
            </w:pPr>
            <w:r w:rsidRPr="00F20580">
              <w:t>GSFC</w:t>
            </w:r>
          </w:p>
        </w:tc>
        <w:tc>
          <w:tcPr>
            <w:tcW w:w="7488" w:type="dxa"/>
          </w:tcPr>
          <w:p w14:paraId="5B5FF90A" w14:textId="77777777" w:rsidR="002478C9" w:rsidRPr="00691C47" w:rsidRDefault="002478C9" w:rsidP="004F51A5">
            <w:pPr>
              <w:ind w:left="720"/>
              <w:jc w:val="center"/>
              <w:outlineLvl w:val="5"/>
            </w:pPr>
            <w:r w:rsidRPr="00F20580">
              <w:t>Goddard Space Flight Center</w:t>
            </w:r>
          </w:p>
        </w:tc>
      </w:tr>
      <w:tr w:rsidR="00AA4EAA" w:rsidRPr="00F20580" w14:paraId="58AC92F4" w14:textId="77777777" w:rsidTr="00A326AC">
        <w:tc>
          <w:tcPr>
            <w:tcW w:w="2088" w:type="dxa"/>
          </w:tcPr>
          <w:p w14:paraId="319F7239" w14:textId="6F8E8CAE" w:rsidR="00AA4EAA" w:rsidRPr="00691C47" w:rsidRDefault="00AA4EAA" w:rsidP="004F51A5">
            <w:pPr>
              <w:ind w:left="720"/>
              <w:jc w:val="center"/>
              <w:outlineLvl w:val="5"/>
            </w:pPr>
            <w:r w:rsidRPr="00F20580">
              <w:t>GTs</w:t>
            </w:r>
          </w:p>
        </w:tc>
        <w:tc>
          <w:tcPr>
            <w:tcW w:w="7488" w:type="dxa"/>
          </w:tcPr>
          <w:p w14:paraId="4CEDC508" w14:textId="4AB7DA95" w:rsidR="00AA4EAA" w:rsidRPr="00691C47" w:rsidRDefault="00AA4EAA" w:rsidP="004F51A5">
            <w:pPr>
              <w:ind w:left="720"/>
              <w:jc w:val="center"/>
              <w:outlineLvl w:val="5"/>
            </w:pPr>
            <w:r w:rsidRPr="00F20580">
              <w:t>Ground Tracks</w:t>
            </w:r>
          </w:p>
        </w:tc>
      </w:tr>
      <w:tr w:rsidR="002478C9" w:rsidRPr="00F20580" w14:paraId="22FBE043" w14:textId="77777777" w:rsidTr="00A326AC">
        <w:tc>
          <w:tcPr>
            <w:tcW w:w="2088" w:type="dxa"/>
          </w:tcPr>
          <w:p w14:paraId="72BD527A" w14:textId="5C927FF1" w:rsidR="002478C9" w:rsidRPr="00691C47" w:rsidRDefault="002478C9" w:rsidP="004F51A5">
            <w:pPr>
              <w:ind w:left="720"/>
              <w:jc w:val="center"/>
              <w:outlineLvl w:val="5"/>
            </w:pPr>
            <w:r w:rsidRPr="00F20580">
              <w:t>ICESat-2</w:t>
            </w:r>
          </w:p>
        </w:tc>
        <w:tc>
          <w:tcPr>
            <w:tcW w:w="7488" w:type="dxa"/>
          </w:tcPr>
          <w:p w14:paraId="6412094E" w14:textId="7B431EF5" w:rsidR="002478C9" w:rsidRPr="00691C47" w:rsidRDefault="002478C9" w:rsidP="004F51A5">
            <w:pPr>
              <w:ind w:left="720"/>
              <w:jc w:val="center"/>
              <w:outlineLvl w:val="5"/>
            </w:pPr>
            <w:r w:rsidRPr="00F20580">
              <w:t xml:space="preserve">Ice, Cloud, and Land </w:t>
            </w:r>
            <w:r w:rsidR="0044508E" w:rsidRPr="00F20580">
              <w:t>Elevation</w:t>
            </w:r>
            <w:r w:rsidRPr="00F20580">
              <w:t xml:space="preserve"> Satellite-2</w:t>
            </w:r>
          </w:p>
        </w:tc>
      </w:tr>
      <w:tr w:rsidR="00252E5E" w:rsidRPr="00F20580" w14:paraId="5506EFAF" w14:textId="77777777" w:rsidTr="00A326AC">
        <w:tc>
          <w:tcPr>
            <w:tcW w:w="2088" w:type="dxa"/>
          </w:tcPr>
          <w:p w14:paraId="18974E66" w14:textId="224CAF5F" w:rsidR="00252E5E" w:rsidRPr="00F20580" w:rsidRDefault="00252E5E" w:rsidP="004F51A5">
            <w:pPr>
              <w:ind w:left="720"/>
              <w:jc w:val="center"/>
              <w:outlineLvl w:val="5"/>
            </w:pPr>
            <w:r>
              <w:t>IKR</w:t>
            </w:r>
          </w:p>
        </w:tc>
        <w:tc>
          <w:tcPr>
            <w:tcW w:w="7488" w:type="dxa"/>
          </w:tcPr>
          <w:p w14:paraId="7FA76CD4" w14:textId="5E1021C5" w:rsidR="00252E5E" w:rsidRPr="00F20580" w:rsidRDefault="00252E5E" w:rsidP="004F51A5">
            <w:pPr>
              <w:ind w:left="720"/>
              <w:jc w:val="center"/>
              <w:outlineLvl w:val="5"/>
            </w:pPr>
            <w:r>
              <w:t>I Know, Right?</w:t>
            </w:r>
          </w:p>
        </w:tc>
      </w:tr>
      <w:tr w:rsidR="00636A70" w:rsidRPr="00F20580" w14:paraId="2C9BDBFA" w14:textId="77777777" w:rsidTr="00A326AC">
        <w:tc>
          <w:tcPr>
            <w:tcW w:w="2088" w:type="dxa"/>
          </w:tcPr>
          <w:p w14:paraId="1D0BEA8D" w14:textId="7252C8E1" w:rsidR="00636A70" w:rsidRPr="00691C47" w:rsidRDefault="00636A70" w:rsidP="004F51A5">
            <w:pPr>
              <w:ind w:left="720"/>
              <w:jc w:val="center"/>
              <w:outlineLvl w:val="5"/>
            </w:pPr>
            <w:r w:rsidRPr="00F20580">
              <w:t>MABEL</w:t>
            </w:r>
          </w:p>
        </w:tc>
        <w:tc>
          <w:tcPr>
            <w:tcW w:w="7488" w:type="dxa"/>
          </w:tcPr>
          <w:p w14:paraId="6D31DA98" w14:textId="44862C92" w:rsidR="00636A70" w:rsidRPr="00691C47" w:rsidRDefault="00A17413" w:rsidP="004F51A5">
            <w:pPr>
              <w:ind w:left="720"/>
              <w:jc w:val="center"/>
              <w:outlineLvl w:val="5"/>
            </w:pPr>
            <w:r w:rsidRPr="00F20580">
              <w:t>Multiple altimeter Beam Experimental Lidar</w:t>
            </w:r>
          </w:p>
        </w:tc>
      </w:tr>
      <w:tr w:rsidR="002478C9" w:rsidRPr="00F20580" w14:paraId="0D01DDB7" w14:textId="77777777" w:rsidTr="00A326AC">
        <w:tc>
          <w:tcPr>
            <w:tcW w:w="2088" w:type="dxa"/>
          </w:tcPr>
          <w:p w14:paraId="33D72589" w14:textId="77777777" w:rsidR="002478C9" w:rsidRPr="00691C47" w:rsidRDefault="002478C9" w:rsidP="004F51A5">
            <w:pPr>
              <w:ind w:left="720"/>
              <w:jc w:val="center"/>
              <w:outlineLvl w:val="5"/>
            </w:pPr>
            <w:r w:rsidRPr="00F20580">
              <w:t>MIS</w:t>
            </w:r>
          </w:p>
        </w:tc>
        <w:tc>
          <w:tcPr>
            <w:tcW w:w="7488" w:type="dxa"/>
          </w:tcPr>
          <w:p w14:paraId="5FC7BF47" w14:textId="77777777" w:rsidR="002478C9" w:rsidRPr="00691C47" w:rsidRDefault="002478C9" w:rsidP="004F51A5">
            <w:pPr>
              <w:ind w:left="720"/>
              <w:jc w:val="center"/>
              <w:outlineLvl w:val="5"/>
            </w:pPr>
            <w:r w:rsidRPr="00F20580">
              <w:t>Management Information System</w:t>
            </w:r>
          </w:p>
        </w:tc>
      </w:tr>
      <w:tr w:rsidR="002478C9" w:rsidRPr="00F20580" w14:paraId="4B9AF6DB" w14:textId="77777777" w:rsidTr="00A326AC">
        <w:tc>
          <w:tcPr>
            <w:tcW w:w="2088" w:type="dxa"/>
          </w:tcPr>
          <w:p w14:paraId="1BA35D92" w14:textId="77777777" w:rsidR="002478C9" w:rsidRPr="00691C47" w:rsidRDefault="002478C9" w:rsidP="004F51A5">
            <w:pPr>
              <w:ind w:left="720"/>
              <w:jc w:val="center"/>
              <w:outlineLvl w:val="5"/>
            </w:pPr>
            <w:r w:rsidRPr="00F20580">
              <w:t>NASA</w:t>
            </w:r>
          </w:p>
        </w:tc>
        <w:tc>
          <w:tcPr>
            <w:tcW w:w="7488" w:type="dxa"/>
          </w:tcPr>
          <w:p w14:paraId="65496455" w14:textId="0EE9DB10" w:rsidR="00843E9D" w:rsidRPr="00691C47" w:rsidRDefault="002478C9" w:rsidP="004F51A5">
            <w:pPr>
              <w:ind w:left="720"/>
              <w:jc w:val="center"/>
              <w:outlineLvl w:val="5"/>
            </w:pPr>
            <w:r w:rsidRPr="00F20580">
              <w:t>National Aeronautics and Space Administration</w:t>
            </w:r>
          </w:p>
        </w:tc>
      </w:tr>
      <w:tr w:rsidR="00636A70" w:rsidRPr="00F20580" w14:paraId="36CB09FB" w14:textId="77777777" w:rsidTr="00A326AC">
        <w:tc>
          <w:tcPr>
            <w:tcW w:w="2088" w:type="dxa"/>
          </w:tcPr>
          <w:p w14:paraId="27B10802" w14:textId="0C48E240" w:rsidR="00636A70" w:rsidRPr="00691C47" w:rsidRDefault="00843E9D" w:rsidP="004F51A5">
            <w:pPr>
              <w:ind w:left="720"/>
              <w:jc w:val="center"/>
              <w:outlineLvl w:val="5"/>
            </w:pPr>
            <w:r w:rsidRPr="00F20580">
              <w:t>PE</w:t>
            </w:r>
          </w:p>
        </w:tc>
        <w:tc>
          <w:tcPr>
            <w:tcW w:w="7488" w:type="dxa"/>
          </w:tcPr>
          <w:p w14:paraId="4D8D0A25" w14:textId="61EB39A6" w:rsidR="00636A70" w:rsidRPr="00691C47" w:rsidRDefault="00843E9D" w:rsidP="004F51A5">
            <w:pPr>
              <w:ind w:left="720"/>
              <w:jc w:val="center"/>
              <w:outlineLvl w:val="5"/>
            </w:pPr>
            <w:r w:rsidRPr="00F20580">
              <w:t>Photon Event</w:t>
            </w:r>
          </w:p>
        </w:tc>
      </w:tr>
      <w:tr w:rsidR="00843E9D" w:rsidRPr="00F20580" w14:paraId="3A0B4F8B" w14:textId="77777777" w:rsidTr="00A326AC">
        <w:tc>
          <w:tcPr>
            <w:tcW w:w="2088" w:type="dxa"/>
          </w:tcPr>
          <w:p w14:paraId="19FBFB4C" w14:textId="32D18666" w:rsidR="00843E9D" w:rsidRPr="00691C47" w:rsidRDefault="00843E9D" w:rsidP="004F51A5">
            <w:pPr>
              <w:ind w:left="720"/>
              <w:jc w:val="center"/>
              <w:outlineLvl w:val="5"/>
            </w:pPr>
            <w:r w:rsidRPr="00F20580">
              <w:t>POD</w:t>
            </w:r>
          </w:p>
        </w:tc>
        <w:tc>
          <w:tcPr>
            <w:tcW w:w="7488" w:type="dxa"/>
          </w:tcPr>
          <w:p w14:paraId="72E443D6" w14:textId="2B1DC1E9" w:rsidR="00843E9D" w:rsidRPr="00691C47" w:rsidRDefault="00843E9D" w:rsidP="004F51A5">
            <w:pPr>
              <w:ind w:left="720"/>
              <w:jc w:val="center"/>
              <w:outlineLvl w:val="5"/>
            </w:pPr>
            <w:r w:rsidRPr="00F20580">
              <w:t>Precision Orbit Determination</w:t>
            </w:r>
          </w:p>
        </w:tc>
      </w:tr>
      <w:tr w:rsidR="00843E9D" w:rsidRPr="00F20580" w14:paraId="0386520C" w14:textId="77777777" w:rsidTr="00A326AC">
        <w:tc>
          <w:tcPr>
            <w:tcW w:w="2088" w:type="dxa"/>
          </w:tcPr>
          <w:p w14:paraId="12FD1191" w14:textId="2FA4CCBB" w:rsidR="00843E9D" w:rsidRPr="00691C47" w:rsidRDefault="00843E9D" w:rsidP="004F51A5">
            <w:pPr>
              <w:ind w:left="720"/>
              <w:jc w:val="center"/>
              <w:outlineLvl w:val="5"/>
            </w:pPr>
            <w:r w:rsidRPr="00F20580">
              <w:t>PPD</w:t>
            </w:r>
          </w:p>
        </w:tc>
        <w:tc>
          <w:tcPr>
            <w:tcW w:w="7488" w:type="dxa"/>
          </w:tcPr>
          <w:p w14:paraId="1197B1A2" w14:textId="604EE78A" w:rsidR="00843E9D" w:rsidRPr="00691C47" w:rsidRDefault="00843E9D" w:rsidP="004F51A5">
            <w:pPr>
              <w:ind w:left="720"/>
              <w:jc w:val="center"/>
              <w:outlineLvl w:val="5"/>
            </w:pPr>
            <w:r w:rsidRPr="00F20580">
              <w:t>Precision Pointing Determination</w:t>
            </w:r>
          </w:p>
        </w:tc>
      </w:tr>
      <w:tr w:rsidR="00843E9D" w:rsidRPr="00F20580" w14:paraId="61630D3C" w14:textId="77777777" w:rsidTr="00A326AC">
        <w:tc>
          <w:tcPr>
            <w:tcW w:w="2088" w:type="dxa"/>
          </w:tcPr>
          <w:p w14:paraId="530640B1" w14:textId="4E158F85" w:rsidR="00843E9D" w:rsidRPr="00691C47" w:rsidRDefault="00843E9D" w:rsidP="004F51A5">
            <w:pPr>
              <w:ind w:left="720"/>
              <w:jc w:val="center"/>
              <w:outlineLvl w:val="5"/>
            </w:pPr>
            <w:r w:rsidRPr="00F20580">
              <w:rPr>
                <w:highlight w:val="yellow"/>
              </w:rPr>
              <w:t>PRD</w:t>
            </w:r>
          </w:p>
        </w:tc>
        <w:tc>
          <w:tcPr>
            <w:tcW w:w="7488" w:type="dxa"/>
          </w:tcPr>
          <w:p w14:paraId="31ECB831" w14:textId="2C2FBADB" w:rsidR="00843E9D" w:rsidRPr="00691C47" w:rsidRDefault="00843E9D" w:rsidP="004F51A5">
            <w:pPr>
              <w:ind w:left="720"/>
              <w:jc w:val="center"/>
              <w:outlineLvl w:val="5"/>
            </w:pPr>
            <w:r w:rsidRPr="00F20580">
              <w:t>Precise Range Determination</w:t>
            </w:r>
          </w:p>
        </w:tc>
      </w:tr>
      <w:tr w:rsidR="00843E9D" w:rsidRPr="00F20580" w14:paraId="3B8ED722" w14:textId="77777777" w:rsidTr="00A326AC">
        <w:tc>
          <w:tcPr>
            <w:tcW w:w="2088" w:type="dxa"/>
          </w:tcPr>
          <w:p w14:paraId="36D23AAD" w14:textId="3E203FB9" w:rsidR="00843E9D" w:rsidRPr="00691C47" w:rsidRDefault="00843E9D" w:rsidP="004F51A5">
            <w:pPr>
              <w:ind w:left="720"/>
              <w:jc w:val="center"/>
              <w:outlineLvl w:val="5"/>
            </w:pPr>
            <w:r w:rsidRPr="00F20580">
              <w:t>PSO</w:t>
            </w:r>
          </w:p>
        </w:tc>
        <w:tc>
          <w:tcPr>
            <w:tcW w:w="7488" w:type="dxa"/>
          </w:tcPr>
          <w:p w14:paraId="3A21BE50" w14:textId="76395FB7" w:rsidR="00843E9D" w:rsidRPr="00691C47" w:rsidRDefault="00843E9D" w:rsidP="004F51A5">
            <w:pPr>
              <w:ind w:left="720"/>
              <w:jc w:val="center"/>
              <w:outlineLvl w:val="5"/>
            </w:pPr>
            <w:r w:rsidRPr="00F20580">
              <w:t>ICESat-2 Project Science Office</w:t>
            </w:r>
          </w:p>
        </w:tc>
      </w:tr>
      <w:tr w:rsidR="00843E9D" w:rsidRPr="00F20580" w14:paraId="64F77EA2" w14:textId="77777777" w:rsidTr="00A326AC">
        <w:tc>
          <w:tcPr>
            <w:tcW w:w="2088" w:type="dxa"/>
          </w:tcPr>
          <w:p w14:paraId="2916A185" w14:textId="1219E293" w:rsidR="00843E9D" w:rsidRPr="00691C47" w:rsidRDefault="00843E9D" w:rsidP="004F51A5">
            <w:pPr>
              <w:ind w:left="720"/>
              <w:jc w:val="center"/>
              <w:outlineLvl w:val="5"/>
            </w:pPr>
            <w:r w:rsidRPr="00F20580">
              <w:t>PTs</w:t>
            </w:r>
          </w:p>
        </w:tc>
        <w:tc>
          <w:tcPr>
            <w:tcW w:w="7488" w:type="dxa"/>
          </w:tcPr>
          <w:p w14:paraId="643F2190" w14:textId="0615D4E2" w:rsidR="00843E9D" w:rsidRPr="00691C47" w:rsidRDefault="00843E9D" w:rsidP="004F51A5">
            <w:pPr>
              <w:ind w:left="720"/>
              <w:jc w:val="center"/>
              <w:outlineLvl w:val="5"/>
            </w:pPr>
            <w:r w:rsidRPr="00F20580">
              <w:t>Pair Tracks</w:t>
            </w:r>
          </w:p>
        </w:tc>
      </w:tr>
      <w:tr w:rsidR="00843E9D" w:rsidRPr="00F20580" w14:paraId="6C6C40AC" w14:textId="77777777" w:rsidTr="00A326AC">
        <w:tc>
          <w:tcPr>
            <w:tcW w:w="2088" w:type="dxa"/>
          </w:tcPr>
          <w:p w14:paraId="1FB88B4D" w14:textId="0E948D6A" w:rsidR="00843E9D" w:rsidRPr="00691C47" w:rsidRDefault="00843E9D" w:rsidP="004F51A5">
            <w:pPr>
              <w:ind w:left="720"/>
              <w:jc w:val="center"/>
              <w:outlineLvl w:val="5"/>
            </w:pPr>
            <w:r w:rsidRPr="00F20580">
              <w:t>RDE</w:t>
            </w:r>
          </w:p>
        </w:tc>
        <w:tc>
          <w:tcPr>
            <w:tcW w:w="7488" w:type="dxa"/>
          </w:tcPr>
          <w:p w14:paraId="05C4DD59" w14:textId="7401CE88" w:rsidR="00843E9D" w:rsidRPr="00691C47" w:rsidRDefault="00843E9D" w:rsidP="004F51A5">
            <w:pPr>
              <w:ind w:left="720"/>
              <w:jc w:val="center"/>
              <w:outlineLvl w:val="5"/>
            </w:pPr>
            <w:r w:rsidRPr="00F20580">
              <w:t>Robust Dispersion Estimate</w:t>
            </w:r>
          </w:p>
        </w:tc>
      </w:tr>
      <w:tr w:rsidR="00843E9D" w:rsidRPr="00F20580" w14:paraId="6B75C092" w14:textId="77777777" w:rsidTr="00A326AC">
        <w:tc>
          <w:tcPr>
            <w:tcW w:w="2088" w:type="dxa"/>
          </w:tcPr>
          <w:p w14:paraId="0FFA002C" w14:textId="045D2C00" w:rsidR="00843E9D" w:rsidRPr="00691C47" w:rsidRDefault="00843E9D" w:rsidP="004F51A5">
            <w:pPr>
              <w:ind w:left="720"/>
              <w:jc w:val="center"/>
              <w:outlineLvl w:val="5"/>
            </w:pPr>
            <w:r w:rsidRPr="00F20580">
              <w:t>RGT</w:t>
            </w:r>
          </w:p>
        </w:tc>
        <w:tc>
          <w:tcPr>
            <w:tcW w:w="7488" w:type="dxa"/>
          </w:tcPr>
          <w:p w14:paraId="04E54ADD" w14:textId="056DA165" w:rsidR="00843E9D" w:rsidRPr="00691C47" w:rsidRDefault="00843E9D" w:rsidP="004F51A5">
            <w:pPr>
              <w:ind w:left="720"/>
              <w:jc w:val="center"/>
              <w:outlineLvl w:val="5"/>
            </w:pPr>
            <w:r w:rsidRPr="00F20580">
              <w:t>Reference Ground Track</w:t>
            </w:r>
          </w:p>
        </w:tc>
      </w:tr>
      <w:tr w:rsidR="00843E9D" w:rsidRPr="00F20580" w14:paraId="659F88F3" w14:textId="77777777" w:rsidTr="00A326AC">
        <w:tc>
          <w:tcPr>
            <w:tcW w:w="2088" w:type="dxa"/>
          </w:tcPr>
          <w:p w14:paraId="1F699B66" w14:textId="59D5454E" w:rsidR="00843E9D" w:rsidRPr="00691C47" w:rsidRDefault="00843E9D" w:rsidP="004F51A5">
            <w:pPr>
              <w:ind w:left="720"/>
              <w:jc w:val="center"/>
              <w:outlineLvl w:val="5"/>
            </w:pPr>
            <w:r w:rsidRPr="00F20580">
              <w:t>RMS</w:t>
            </w:r>
          </w:p>
        </w:tc>
        <w:tc>
          <w:tcPr>
            <w:tcW w:w="7488" w:type="dxa"/>
          </w:tcPr>
          <w:p w14:paraId="317B635C" w14:textId="65D0A237" w:rsidR="00843E9D" w:rsidRPr="00691C47" w:rsidRDefault="00843E9D" w:rsidP="004F51A5">
            <w:pPr>
              <w:ind w:left="720"/>
              <w:jc w:val="center"/>
              <w:outlineLvl w:val="5"/>
            </w:pPr>
            <w:r w:rsidRPr="00F20580">
              <w:t>Root Mean Square</w:t>
            </w:r>
          </w:p>
        </w:tc>
      </w:tr>
      <w:tr w:rsidR="00843E9D" w:rsidRPr="00F20580" w14:paraId="7CD96DDC" w14:textId="77777777" w:rsidTr="00A326AC">
        <w:tc>
          <w:tcPr>
            <w:tcW w:w="2088" w:type="dxa"/>
          </w:tcPr>
          <w:p w14:paraId="31F7F27D" w14:textId="0FEC12DE" w:rsidR="00843E9D" w:rsidRPr="00691C47" w:rsidRDefault="00843E9D" w:rsidP="004F51A5">
            <w:pPr>
              <w:ind w:left="720"/>
              <w:jc w:val="center"/>
              <w:outlineLvl w:val="5"/>
            </w:pPr>
            <w:r w:rsidRPr="00F20580">
              <w:lastRenderedPageBreak/>
              <w:t>RPTs</w:t>
            </w:r>
          </w:p>
        </w:tc>
        <w:tc>
          <w:tcPr>
            <w:tcW w:w="7488" w:type="dxa"/>
          </w:tcPr>
          <w:p w14:paraId="101E7E21" w14:textId="6E9C7DED" w:rsidR="00843E9D" w:rsidRPr="00691C47" w:rsidRDefault="00843E9D" w:rsidP="004F51A5">
            <w:pPr>
              <w:ind w:left="720"/>
              <w:jc w:val="center"/>
              <w:outlineLvl w:val="5"/>
            </w:pPr>
            <w:r w:rsidRPr="00F20580">
              <w:t>Reference Pair Tracks</w:t>
            </w:r>
          </w:p>
        </w:tc>
      </w:tr>
      <w:tr w:rsidR="00843E9D" w:rsidRPr="00F20580" w14:paraId="522C3812" w14:textId="77777777" w:rsidTr="00A326AC">
        <w:tc>
          <w:tcPr>
            <w:tcW w:w="2088" w:type="dxa"/>
          </w:tcPr>
          <w:p w14:paraId="3455CBE3" w14:textId="0497DE8B" w:rsidR="00843E9D" w:rsidRPr="00691C47" w:rsidRDefault="00843E9D" w:rsidP="004F51A5">
            <w:pPr>
              <w:ind w:left="720"/>
              <w:jc w:val="center"/>
              <w:outlineLvl w:val="5"/>
            </w:pPr>
            <w:r w:rsidRPr="00F20580">
              <w:t>RT</w:t>
            </w:r>
          </w:p>
        </w:tc>
        <w:tc>
          <w:tcPr>
            <w:tcW w:w="7488" w:type="dxa"/>
          </w:tcPr>
          <w:p w14:paraId="5A7B95BC" w14:textId="51412E45" w:rsidR="00843E9D" w:rsidRPr="00691C47" w:rsidRDefault="00843E9D" w:rsidP="004F51A5">
            <w:pPr>
              <w:ind w:left="720"/>
              <w:jc w:val="center"/>
              <w:outlineLvl w:val="5"/>
            </w:pPr>
            <w:r w:rsidRPr="00F20580">
              <w:t>Real Time</w:t>
            </w:r>
          </w:p>
        </w:tc>
      </w:tr>
      <w:tr w:rsidR="00843E9D" w:rsidRPr="00F20580" w14:paraId="3ED5251C" w14:textId="77777777" w:rsidTr="00A326AC">
        <w:tc>
          <w:tcPr>
            <w:tcW w:w="2088" w:type="dxa"/>
          </w:tcPr>
          <w:p w14:paraId="056FDE2A" w14:textId="4C98FA9C" w:rsidR="00843E9D" w:rsidRPr="00691C47" w:rsidRDefault="00843E9D" w:rsidP="004F51A5">
            <w:pPr>
              <w:ind w:left="720"/>
              <w:jc w:val="center"/>
              <w:outlineLvl w:val="5"/>
            </w:pPr>
            <w:proofErr w:type="spellStart"/>
            <w:r w:rsidRPr="00F20580">
              <w:t>SCoRe</w:t>
            </w:r>
            <w:proofErr w:type="spellEnd"/>
          </w:p>
        </w:tc>
        <w:tc>
          <w:tcPr>
            <w:tcW w:w="7488" w:type="dxa"/>
          </w:tcPr>
          <w:p w14:paraId="2FAA99A5" w14:textId="23D321F1" w:rsidR="00843E9D" w:rsidRPr="00691C47" w:rsidRDefault="00843E9D" w:rsidP="004F51A5">
            <w:pPr>
              <w:ind w:left="720"/>
              <w:jc w:val="center"/>
              <w:outlineLvl w:val="5"/>
            </w:pPr>
            <w:r w:rsidRPr="00F20580">
              <w:t>Signature Controlled Request</w:t>
            </w:r>
          </w:p>
        </w:tc>
      </w:tr>
      <w:tr w:rsidR="00843E9D" w:rsidRPr="00F20580" w14:paraId="736FED91" w14:textId="77777777" w:rsidTr="00A326AC">
        <w:trPr>
          <w:trHeight w:val="576"/>
        </w:trPr>
        <w:tc>
          <w:tcPr>
            <w:tcW w:w="2088" w:type="dxa"/>
          </w:tcPr>
          <w:p w14:paraId="11FD78AB" w14:textId="75C9EA46" w:rsidR="00843E9D" w:rsidRPr="00691C47" w:rsidRDefault="00843E9D" w:rsidP="004F51A5">
            <w:pPr>
              <w:ind w:left="720"/>
              <w:jc w:val="center"/>
              <w:outlineLvl w:val="5"/>
            </w:pPr>
            <w:r w:rsidRPr="00F20580">
              <w:t>SIPS</w:t>
            </w:r>
          </w:p>
        </w:tc>
        <w:tc>
          <w:tcPr>
            <w:tcW w:w="7488" w:type="dxa"/>
          </w:tcPr>
          <w:p w14:paraId="440AF543" w14:textId="5E2D6375" w:rsidR="00843E9D" w:rsidRPr="00691C47" w:rsidRDefault="00843E9D" w:rsidP="004F51A5">
            <w:pPr>
              <w:ind w:left="720"/>
              <w:jc w:val="center"/>
              <w:outlineLvl w:val="5"/>
            </w:pPr>
            <w:r w:rsidRPr="00F20580">
              <w:t>ICESat-2 Science Investigator-led Processing System</w:t>
            </w:r>
          </w:p>
        </w:tc>
      </w:tr>
      <w:tr w:rsidR="00BB1AEF" w:rsidRPr="00F20580" w14:paraId="49C3C144" w14:textId="77777777" w:rsidTr="00A326AC">
        <w:trPr>
          <w:trHeight w:val="576"/>
        </w:trPr>
        <w:tc>
          <w:tcPr>
            <w:tcW w:w="2088" w:type="dxa"/>
          </w:tcPr>
          <w:p w14:paraId="4874DB97" w14:textId="5FF6B5DA" w:rsidR="00BB1AEF" w:rsidRPr="00F20580" w:rsidRDefault="00BB1AEF" w:rsidP="004F51A5">
            <w:pPr>
              <w:ind w:left="720"/>
              <w:jc w:val="center"/>
              <w:outlineLvl w:val="5"/>
            </w:pPr>
            <w:r>
              <w:t>TLDR</w:t>
            </w:r>
          </w:p>
        </w:tc>
        <w:tc>
          <w:tcPr>
            <w:tcW w:w="7488" w:type="dxa"/>
          </w:tcPr>
          <w:p w14:paraId="46190AE5" w14:textId="72B5CB21" w:rsidR="00BB1AEF" w:rsidRPr="00F20580" w:rsidRDefault="00BB1AEF" w:rsidP="004F51A5">
            <w:pPr>
              <w:ind w:left="720"/>
              <w:jc w:val="center"/>
              <w:outlineLvl w:val="5"/>
            </w:pPr>
            <w:r>
              <w:t>Too Long</w:t>
            </w:r>
            <w:r w:rsidR="00252E5E">
              <w:t>, Didn’t Read</w:t>
            </w:r>
          </w:p>
        </w:tc>
      </w:tr>
      <w:tr w:rsidR="00843E9D" w:rsidRPr="00F20580" w14:paraId="271E038C" w14:textId="77777777" w:rsidTr="00A326AC">
        <w:trPr>
          <w:trHeight w:val="576"/>
        </w:trPr>
        <w:tc>
          <w:tcPr>
            <w:tcW w:w="2088" w:type="dxa"/>
          </w:tcPr>
          <w:p w14:paraId="02DF965D" w14:textId="0E4D6C3A" w:rsidR="00843E9D" w:rsidRPr="00691C47" w:rsidRDefault="00843E9D" w:rsidP="004F51A5">
            <w:pPr>
              <w:ind w:left="720"/>
              <w:jc w:val="center"/>
              <w:outlineLvl w:val="5"/>
            </w:pPr>
            <w:r w:rsidRPr="00F20580">
              <w:t>TBD</w:t>
            </w:r>
          </w:p>
        </w:tc>
        <w:tc>
          <w:tcPr>
            <w:tcW w:w="7488" w:type="dxa"/>
          </w:tcPr>
          <w:p w14:paraId="56982DB3" w14:textId="4B3DB60D" w:rsidR="00843E9D" w:rsidRPr="00691C47" w:rsidRDefault="00843E9D" w:rsidP="004F51A5">
            <w:pPr>
              <w:ind w:left="720"/>
              <w:jc w:val="center"/>
              <w:outlineLvl w:val="5"/>
            </w:pPr>
            <w:r w:rsidRPr="00F20580">
              <w:t>To Be Determined</w:t>
            </w:r>
          </w:p>
        </w:tc>
      </w:tr>
    </w:tbl>
    <w:p w14:paraId="1199E3FE" w14:textId="50A62D0B" w:rsidR="002478C9" w:rsidRPr="00691C47" w:rsidRDefault="002478C9" w:rsidP="002478C9">
      <w:pPr>
        <w:pStyle w:val="IntroTitle"/>
        <w:rPr>
          <w:rFonts w:ascii="Times New Roman" w:hAnsi="Times New Roman" w:cs="Times New Roman"/>
          <w:sz w:val="24"/>
          <w:szCs w:val="24"/>
        </w:rPr>
      </w:pPr>
      <w:bookmarkStart w:id="772" w:name="_Toc497824356"/>
      <w:r w:rsidRPr="00691C47">
        <w:rPr>
          <w:rFonts w:ascii="Times New Roman" w:hAnsi="Times New Roman" w:cs="Times New Roman"/>
          <w:sz w:val="24"/>
          <w:szCs w:val="24"/>
        </w:rPr>
        <w:lastRenderedPageBreak/>
        <w:t>References</w:t>
      </w:r>
      <w:bookmarkEnd w:id="772"/>
    </w:p>
    <w:p w14:paraId="793D2D56" w14:textId="77777777" w:rsidR="007409A8" w:rsidRPr="007409A8" w:rsidRDefault="002666EA" w:rsidP="007409A8">
      <w:pPr>
        <w:pStyle w:val="EndNoteBibliography"/>
        <w:spacing w:after="0"/>
        <w:rPr>
          <w:noProof/>
        </w:rPr>
      </w:pPr>
      <w:r w:rsidRPr="00F20580">
        <w:fldChar w:fldCharType="begin"/>
      </w:r>
      <w:r w:rsidRPr="00F20580">
        <w:instrText xml:space="preserve"> ADDIN EN.REFLIST </w:instrText>
      </w:r>
      <w:r w:rsidRPr="00F20580">
        <w:fldChar w:fldCharType="separate"/>
      </w:r>
      <w:r w:rsidR="007409A8" w:rsidRPr="007409A8">
        <w:rPr>
          <w:noProof/>
        </w:rPr>
        <w:t xml:space="preserve">Brunt, K.M., H.A. Fricker and L. Padman 2011. Analysis of ice plains of the Filchner-Ronne Ice Shelf, Antarctica, using ICESat laser altimetry. </w:t>
      </w:r>
      <w:r w:rsidR="007409A8" w:rsidRPr="007409A8">
        <w:rPr>
          <w:i/>
          <w:noProof/>
        </w:rPr>
        <w:t>Journal of Glaciology</w:t>
      </w:r>
      <w:r w:rsidR="007409A8" w:rsidRPr="007409A8">
        <w:rPr>
          <w:noProof/>
        </w:rPr>
        <w:t xml:space="preserve">, </w:t>
      </w:r>
      <w:r w:rsidR="007409A8" w:rsidRPr="007409A8">
        <w:rPr>
          <w:b/>
          <w:noProof/>
        </w:rPr>
        <w:t>57</w:t>
      </w:r>
      <w:r w:rsidR="007409A8" w:rsidRPr="007409A8">
        <w:rPr>
          <w:noProof/>
        </w:rPr>
        <w:t>(205): 965-975.</w:t>
      </w:r>
    </w:p>
    <w:p w14:paraId="64B9252A" w14:textId="77777777" w:rsidR="007409A8" w:rsidRPr="007409A8" w:rsidRDefault="007409A8" w:rsidP="007409A8">
      <w:pPr>
        <w:pStyle w:val="EndNoteBibliography"/>
        <w:spacing w:after="0"/>
        <w:rPr>
          <w:noProof/>
        </w:rPr>
      </w:pPr>
      <w:r w:rsidRPr="007409A8">
        <w:rPr>
          <w:noProof/>
        </w:rPr>
        <w:t xml:space="preserve">Fricker, H.A., T. Scambos, R. Bindschadler and L. Padman 2007. An active subglacial water system in West Antarctica mapped from space. </w:t>
      </w:r>
      <w:r w:rsidRPr="007409A8">
        <w:rPr>
          <w:i/>
          <w:noProof/>
        </w:rPr>
        <w:t>Science</w:t>
      </w:r>
      <w:r w:rsidRPr="007409A8">
        <w:rPr>
          <w:noProof/>
        </w:rPr>
        <w:t xml:space="preserve">, </w:t>
      </w:r>
      <w:r w:rsidRPr="007409A8">
        <w:rPr>
          <w:b/>
          <w:noProof/>
        </w:rPr>
        <w:t>315</w:t>
      </w:r>
      <w:r w:rsidRPr="007409A8">
        <w:rPr>
          <w:noProof/>
        </w:rPr>
        <w:t>(5818): 1544-1548.</w:t>
      </w:r>
    </w:p>
    <w:p w14:paraId="6A49EBBB" w14:textId="77777777" w:rsidR="007409A8" w:rsidRPr="007409A8" w:rsidRDefault="007409A8" w:rsidP="007409A8">
      <w:pPr>
        <w:pStyle w:val="EndNoteBibliography"/>
        <w:spacing w:after="0"/>
        <w:rPr>
          <w:noProof/>
        </w:rPr>
      </w:pPr>
      <w:r w:rsidRPr="007409A8">
        <w:rPr>
          <w:noProof/>
        </w:rPr>
        <w:t xml:space="preserve">Schenk, T. and B. Csatho 2012. A New Methodology for Detecting Ice Sheet Surface Elevation Changes From Laser Altimetry Data. </w:t>
      </w:r>
      <w:r w:rsidRPr="007409A8">
        <w:rPr>
          <w:i/>
          <w:noProof/>
        </w:rPr>
        <w:t>Ieee Transactions on Geoscience and Remote Sensing</w:t>
      </w:r>
      <w:r w:rsidRPr="007409A8">
        <w:rPr>
          <w:noProof/>
        </w:rPr>
        <w:t xml:space="preserve">, </w:t>
      </w:r>
      <w:r w:rsidRPr="007409A8">
        <w:rPr>
          <w:b/>
          <w:noProof/>
        </w:rPr>
        <w:t>50</w:t>
      </w:r>
      <w:r w:rsidRPr="007409A8">
        <w:rPr>
          <w:noProof/>
        </w:rPr>
        <w:t>(9): 3302-3316.</w:t>
      </w:r>
    </w:p>
    <w:p w14:paraId="66AB97D5" w14:textId="77777777" w:rsidR="007409A8" w:rsidRPr="007409A8" w:rsidRDefault="007409A8" w:rsidP="007409A8">
      <w:pPr>
        <w:pStyle w:val="EndNoteBibliography"/>
        <w:rPr>
          <w:noProof/>
        </w:rPr>
      </w:pPr>
      <w:r w:rsidRPr="007409A8">
        <w:rPr>
          <w:noProof/>
        </w:rPr>
        <w:t xml:space="preserve">Smith, B.E., H.A. Fricker, I.R. Joughin and S. Tulaczyk 2009. An inventory of active subglacial lakes in Antarctica detected by ICESat (2003-2008). </w:t>
      </w:r>
      <w:r w:rsidRPr="007409A8">
        <w:rPr>
          <w:i/>
          <w:noProof/>
        </w:rPr>
        <w:t>Journal of Glaciology</w:t>
      </w:r>
      <w:r w:rsidRPr="007409A8">
        <w:rPr>
          <w:noProof/>
        </w:rPr>
        <w:t xml:space="preserve">, </w:t>
      </w:r>
      <w:r w:rsidRPr="007409A8">
        <w:rPr>
          <w:b/>
          <w:noProof/>
        </w:rPr>
        <w:t>55</w:t>
      </w:r>
      <w:r w:rsidRPr="007409A8">
        <w:rPr>
          <w:noProof/>
        </w:rPr>
        <w:t>(192): 573-595.</w:t>
      </w:r>
    </w:p>
    <w:p w14:paraId="3BA4DB76" w14:textId="30E54598" w:rsidR="00747D88" w:rsidRPr="00F20580" w:rsidRDefault="002666EA" w:rsidP="00C84367">
      <w:pPr>
        <w:tabs>
          <w:tab w:val="left" w:pos="360"/>
        </w:tabs>
        <w:ind w:left="360" w:hanging="360"/>
      </w:pPr>
      <w:r w:rsidRPr="00F20580">
        <w:fldChar w:fldCharType="end"/>
      </w:r>
    </w:p>
    <w:sectPr w:rsidR="00747D88" w:rsidRPr="00F20580" w:rsidSect="00185B01">
      <w:pgSz w:w="12240" w:h="15840"/>
      <w:pgMar w:top="1440" w:right="1440" w:bottom="1440" w:left="1440" w:header="720" w:footer="720" w:gutter="0"/>
      <w:lnNumType w:countBy="1" w:restart="continuous"/>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E975C" w14:textId="77777777" w:rsidR="00E750C7" w:rsidRDefault="00E750C7">
      <w:r>
        <w:separator/>
      </w:r>
    </w:p>
  </w:endnote>
  <w:endnote w:type="continuationSeparator" w:id="0">
    <w:p w14:paraId="729769EA" w14:textId="77777777" w:rsidR="00E750C7" w:rsidRDefault="00E750C7">
      <w:r>
        <w:continuationSeparator/>
      </w:r>
    </w:p>
  </w:endnote>
  <w:endnote w:type="continuationNotice" w:id="1">
    <w:p w14:paraId="34D999FD" w14:textId="77777777" w:rsidR="00E750C7" w:rsidRDefault="00E750C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8AB9F" w14:textId="77777777" w:rsidR="00332069" w:rsidRDefault="00332069"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BEB102F" w14:textId="77777777" w:rsidR="00332069" w:rsidRDefault="003320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1029" w14:textId="77777777" w:rsidR="00332069" w:rsidRDefault="00332069"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70619">
      <w:rPr>
        <w:rStyle w:val="PageNumber"/>
        <w:noProof/>
      </w:rPr>
      <w:t>31</w:t>
    </w:r>
    <w:r>
      <w:rPr>
        <w:rStyle w:val="PageNumber"/>
      </w:rPr>
      <w:fldChar w:fldCharType="end"/>
    </w:r>
  </w:p>
  <w:p w14:paraId="3C296A14" w14:textId="6A3CD6B7" w:rsidR="00332069" w:rsidRDefault="00332069" w:rsidP="00877214">
    <w:pPr>
      <w:pStyle w:val="Footer"/>
      <w:tabs>
        <w:tab w:val="left" w:pos="3749"/>
        <w:tab w:val="right" w:pos="9360"/>
      </w:tabs>
      <w:jc w:val="center"/>
      <w:rPr>
        <w:rStyle w:val="PageNumber"/>
      </w:rPr>
    </w:pPr>
    <w:r>
      <w:tab/>
    </w:r>
    <w:r>
      <w:tab/>
    </w:r>
    <w:r>
      <w:tab/>
    </w:r>
  </w:p>
  <w:p w14:paraId="1BD745C1" w14:textId="77777777" w:rsidR="00332069" w:rsidRDefault="00332069" w:rsidP="00816980">
    <w:pPr>
      <w:pStyle w:val="Footer"/>
      <w:tabs>
        <w:tab w:val="clear" w:pos="4320"/>
        <w:tab w:val="clear" w:pos="8640"/>
      </w:tabs>
      <w:jc w:val="center"/>
      <w:rPr>
        <w:sz w:val="18"/>
        <w:szCs w:val="20"/>
      </w:rPr>
    </w:pPr>
    <w:r>
      <w:rPr>
        <w:sz w:val="18"/>
      </w:rPr>
      <w:t>Release Date TBD</w:t>
    </w:r>
  </w:p>
  <w:p w14:paraId="2C9BB157" w14:textId="77777777" w:rsidR="00332069" w:rsidRDefault="00332069" w:rsidP="00816980">
    <w:pPr>
      <w:pStyle w:val="Footer"/>
      <w:tabs>
        <w:tab w:val="clear" w:pos="4320"/>
        <w:tab w:val="clear" w:pos="8640"/>
      </w:tabs>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65ACC" w14:textId="77777777" w:rsidR="00332069" w:rsidRPr="002C24C4" w:rsidRDefault="00332069" w:rsidP="00C30D1C">
    <w:pPr>
      <w:pStyle w:val="Footer"/>
      <w:tabs>
        <w:tab w:val="clear" w:pos="4320"/>
        <w:tab w:val="clear" w:pos="8640"/>
      </w:tabs>
      <w:jc w:val="center"/>
      <w:rPr>
        <w:sz w:val="18"/>
      </w:rPr>
    </w:pPr>
    <w:r>
      <w:rPr>
        <w:sz w:val="18"/>
      </w:rPr>
      <w:t xml:space="preserve">CHECK </w:t>
    </w:r>
    <w:r>
      <w:t>https://</w:t>
    </w:r>
    <w:r w:rsidRPr="00BF4BAB">
      <w:t>icesatiimis</w:t>
    </w:r>
    <w:r>
      <w:t>.gsfc.nasa.gov</w:t>
    </w:r>
  </w:p>
  <w:p w14:paraId="3B7BCA95" w14:textId="0370C422" w:rsidR="00332069" w:rsidRDefault="00332069" w:rsidP="002515E4">
    <w:pPr>
      <w:pStyle w:val="Footer"/>
      <w:jc w:val="center"/>
    </w:pPr>
    <w:r>
      <w:rPr>
        <w:sz w:val="18"/>
      </w:rPr>
      <w:t>TO VERIFY THAT THIS IS THE CORRECT VERSION PRIOR TO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5569A" w14:textId="77777777" w:rsidR="00E750C7" w:rsidRDefault="00E750C7">
      <w:r>
        <w:separator/>
      </w:r>
    </w:p>
  </w:footnote>
  <w:footnote w:type="continuationSeparator" w:id="0">
    <w:p w14:paraId="0853F85C" w14:textId="77777777" w:rsidR="00E750C7" w:rsidRDefault="00E750C7">
      <w:r>
        <w:continuationSeparator/>
      </w:r>
    </w:p>
  </w:footnote>
  <w:footnote w:type="continuationNotice" w:id="1">
    <w:p w14:paraId="734D20F0" w14:textId="77777777" w:rsidR="00E750C7" w:rsidRDefault="00E750C7">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A57C6" w14:textId="77777777" w:rsidR="00332069" w:rsidRPr="002C24C4" w:rsidRDefault="00332069" w:rsidP="00816980">
    <w:pPr>
      <w:pStyle w:val="Header"/>
      <w:tabs>
        <w:tab w:val="clear" w:pos="4320"/>
        <w:tab w:val="clear" w:pos="8640"/>
        <w:tab w:val="right" w:pos="9360"/>
      </w:tabs>
      <w:jc w:val="right"/>
      <w:rPr>
        <w:b/>
        <w:i/>
      </w:rPr>
    </w:pPr>
    <w:r>
      <w:tab/>
    </w:r>
    <w:r>
      <w:rPr>
        <w:b/>
        <w:i/>
      </w:rPr>
      <w:t>XXX</w:t>
    </w:r>
    <w:r w:rsidRPr="002C24C4">
      <w:rPr>
        <w:b/>
        <w:i/>
      </w:rPr>
      <w:t>-</w:t>
    </w:r>
    <w:r>
      <w:rPr>
        <w:b/>
        <w:i/>
      </w:rPr>
      <w:t>TBD</w:t>
    </w:r>
    <w:r w:rsidRPr="002C24C4">
      <w:rPr>
        <w:b/>
        <w:i/>
      </w:rPr>
      <w:t>-</w:t>
    </w:r>
    <w:r>
      <w:rPr>
        <w:b/>
        <w:i/>
      </w:rPr>
      <w:t>TBD-XXXX</w:t>
    </w:r>
  </w:p>
  <w:p w14:paraId="2C4629E9" w14:textId="763CFE36" w:rsidR="00332069" w:rsidRDefault="00332069" w:rsidP="00816980">
    <w:pPr>
      <w:jc w:val="right"/>
      <w:rPr>
        <w:rFonts w:ascii="Arial" w:hAnsi="Arial"/>
        <w:b/>
        <w:bCs/>
        <w:sz w:val="20"/>
        <w:szCs w:val="20"/>
      </w:rPr>
    </w:pPr>
    <w:r>
      <w:rPr>
        <w:b/>
        <w:i/>
      </w:rPr>
      <w:t xml:space="preserve">Draft </w:t>
    </w:r>
  </w:p>
  <w:p w14:paraId="1AC2A78A" w14:textId="77777777" w:rsidR="00332069" w:rsidRDefault="00332069">
    <w:pPr>
      <w:jc w:val="right"/>
      <w:rPr>
        <w:b/>
        <w:bC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6E86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FD0424C"/>
    <w:lvl w:ilvl="0">
      <w:start w:val="1"/>
      <w:numFmt w:val="decimal"/>
      <w:lvlText w:val="%1."/>
      <w:lvlJc w:val="left"/>
      <w:pPr>
        <w:tabs>
          <w:tab w:val="num" w:pos="1800"/>
        </w:tabs>
        <w:ind w:left="1800" w:hanging="360"/>
      </w:pPr>
    </w:lvl>
  </w:abstractNum>
  <w:abstractNum w:abstractNumId="2">
    <w:nsid w:val="FFFFFF7D"/>
    <w:multiLevelType w:val="singleLevel"/>
    <w:tmpl w:val="5E2AC478"/>
    <w:lvl w:ilvl="0">
      <w:start w:val="1"/>
      <w:numFmt w:val="decimal"/>
      <w:lvlText w:val="%1."/>
      <w:lvlJc w:val="left"/>
      <w:pPr>
        <w:tabs>
          <w:tab w:val="num" w:pos="1440"/>
        </w:tabs>
        <w:ind w:left="1440" w:hanging="360"/>
      </w:pPr>
    </w:lvl>
  </w:abstractNum>
  <w:abstractNum w:abstractNumId="3">
    <w:nsid w:val="FFFFFF7E"/>
    <w:multiLevelType w:val="singleLevel"/>
    <w:tmpl w:val="15F83CA8"/>
    <w:lvl w:ilvl="0">
      <w:start w:val="1"/>
      <w:numFmt w:val="decimal"/>
      <w:lvlText w:val="%1."/>
      <w:lvlJc w:val="left"/>
      <w:pPr>
        <w:tabs>
          <w:tab w:val="num" w:pos="1080"/>
        </w:tabs>
        <w:ind w:left="1080" w:hanging="360"/>
      </w:pPr>
    </w:lvl>
  </w:abstractNum>
  <w:abstractNum w:abstractNumId="4">
    <w:nsid w:val="FFFFFF7F"/>
    <w:multiLevelType w:val="singleLevel"/>
    <w:tmpl w:val="590C944E"/>
    <w:lvl w:ilvl="0">
      <w:start w:val="1"/>
      <w:numFmt w:val="decimal"/>
      <w:lvlText w:val="%1."/>
      <w:lvlJc w:val="left"/>
      <w:pPr>
        <w:tabs>
          <w:tab w:val="num" w:pos="720"/>
        </w:tabs>
        <w:ind w:left="720" w:hanging="360"/>
      </w:pPr>
    </w:lvl>
  </w:abstractNum>
  <w:abstractNum w:abstractNumId="5">
    <w:nsid w:val="FFFFFF80"/>
    <w:multiLevelType w:val="singleLevel"/>
    <w:tmpl w:val="274E4F2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9029F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C5E42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62CCB8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1F2097C"/>
    <w:lvl w:ilvl="0">
      <w:start w:val="1"/>
      <w:numFmt w:val="decimal"/>
      <w:lvlText w:val="%1."/>
      <w:lvlJc w:val="left"/>
      <w:pPr>
        <w:tabs>
          <w:tab w:val="num" w:pos="360"/>
        </w:tabs>
        <w:ind w:left="360" w:hanging="360"/>
      </w:pPr>
    </w:lvl>
  </w:abstractNum>
  <w:abstractNum w:abstractNumId="10">
    <w:nsid w:val="FFFFFF89"/>
    <w:multiLevelType w:val="singleLevel"/>
    <w:tmpl w:val="39665440"/>
    <w:lvl w:ilvl="0">
      <w:start w:val="1"/>
      <w:numFmt w:val="bullet"/>
      <w:lvlText w:val=""/>
      <w:lvlJc w:val="left"/>
      <w:pPr>
        <w:tabs>
          <w:tab w:val="num" w:pos="360"/>
        </w:tabs>
        <w:ind w:left="360" w:hanging="360"/>
      </w:pPr>
      <w:rPr>
        <w:rFonts w:ascii="Symbol" w:hAnsi="Symbol" w:hint="default"/>
      </w:rPr>
    </w:lvl>
  </w:abstractNum>
  <w:abstractNum w:abstractNumId="11">
    <w:nsid w:val="01030255"/>
    <w:multiLevelType w:val="hybridMultilevel"/>
    <w:tmpl w:val="69FE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9D1C4E"/>
    <w:multiLevelType w:val="hybridMultilevel"/>
    <w:tmpl w:val="E3A6D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1050FF"/>
    <w:multiLevelType w:val="hybridMultilevel"/>
    <w:tmpl w:val="FA10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A403C6"/>
    <w:multiLevelType w:val="hybridMultilevel"/>
    <w:tmpl w:val="DCC631CE"/>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6D42DCE"/>
    <w:multiLevelType w:val="hybridMultilevel"/>
    <w:tmpl w:val="9CEEC310"/>
    <w:lvl w:ilvl="0" w:tplc="D298B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9BD5694"/>
    <w:multiLevelType w:val="hybridMultilevel"/>
    <w:tmpl w:val="1A8E2D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4506CCA"/>
    <w:multiLevelType w:val="hybridMultilevel"/>
    <w:tmpl w:val="B2086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F36385"/>
    <w:multiLevelType w:val="hybridMultilevel"/>
    <w:tmpl w:val="3D7639F0"/>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166D94"/>
    <w:multiLevelType w:val="hybridMultilevel"/>
    <w:tmpl w:val="B0042F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7CB09B1"/>
    <w:multiLevelType w:val="hybridMultilevel"/>
    <w:tmpl w:val="4B2E9B72"/>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1B2D3508"/>
    <w:multiLevelType w:val="hybridMultilevel"/>
    <w:tmpl w:val="F42A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2D7E0D"/>
    <w:multiLevelType w:val="multilevel"/>
    <w:tmpl w:val="C4BC0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2D543698"/>
    <w:multiLevelType w:val="hybridMultilevel"/>
    <w:tmpl w:val="6DE6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1F83FC3"/>
    <w:multiLevelType w:val="hybridMultilevel"/>
    <w:tmpl w:val="BFB6501A"/>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5">
    <w:nsid w:val="34BC3DC3"/>
    <w:multiLevelType w:val="hybridMultilevel"/>
    <w:tmpl w:val="46A23D18"/>
    <w:lvl w:ilvl="0" w:tplc="12942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D463DC"/>
    <w:multiLevelType w:val="hybridMultilevel"/>
    <w:tmpl w:val="51524B58"/>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7">
    <w:nsid w:val="35246B59"/>
    <w:multiLevelType w:val="hybridMultilevel"/>
    <w:tmpl w:val="69F2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EE0E16"/>
    <w:multiLevelType w:val="hybridMultilevel"/>
    <w:tmpl w:val="590C9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E90A26"/>
    <w:multiLevelType w:val="hybridMultilevel"/>
    <w:tmpl w:val="0D08610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A5B6DDF"/>
    <w:multiLevelType w:val="hybridMultilevel"/>
    <w:tmpl w:val="15C0AD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9157E2"/>
    <w:multiLevelType w:val="hybridMultilevel"/>
    <w:tmpl w:val="ACEC8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A94736"/>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3">
    <w:nsid w:val="421B5653"/>
    <w:multiLevelType w:val="hybridMultilevel"/>
    <w:tmpl w:val="F8A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5003D1"/>
    <w:multiLevelType w:val="hybridMultilevel"/>
    <w:tmpl w:val="F75C3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443ABD"/>
    <w:multiLevelType w:val="hybridMultilevel"/>
    <w:tmpl w:val="47A4EA8C"/>
    <w:lvl w:ilvl="0" w:tplc="8F703460">
      <w:start w:val="1"/>
      <w:numFmt w:val="bullet"/>
      <w:lvlText w:val="•"/>
      <w:lvlJc w:val="left"/>
      <w:pPr>
        <w:tabs>
          <w:tab w:val="num" w:pos="720"/>
        </w:tabs>
        <w:ind w:left="720" w:hanging="360"/>
      </w:pPr>
      <w:rPr>
        <w:rFonts w:ascii="Arial" w:hAnsi="Arial" w:hint="default"/>
      </w:rPr>
    </w:lvl>
    <w:lvl w:ilvl="1" w:tplc="C0BEB67E" w:tentative="1">
      <w:start w:val="1"/>
      <w:numFmt w:val="bullet"/>
      <w:lvlText w:val="•"/>
      <w:lvlJc w:val="left"/>
      <w:pPr>
        <w:tabs>
          <w:tab w:val="num" w:pos="1440"/>
        </w:tabs>
        <w:ind w:left="1440" w:hanging="360"/>
      </w:pPr>
      <w:rPr>
        <w:rFonts w:ascii="Arial" w:hAnsi="Arial" w:hint="default"/>
      </w:rPr>
    </w:lvl>
    <w:lvl w:ilvl="2" w:tplc="7700DED8" w:tentative="1">
      <w:start w:val="1"/>
      <w:numFmt w:val="bullet"/>
      <w:lvlText w:val="•"/>
      <w:lvlJc w:val="left"/>
      <w:pPr>
        <w:tabs>
          <w:tab w:val="num" w:pos="2160"/>
        </w:tabs>
        <w:ind w:left="2160" w:hanging="360"/>
      </w:pPr>
      <w:rPr>
        <w:rFonts w:ascii="Arial" w:hAnsi="Arial" w:hint="default"/>
      </w:rPr>
    </w:lvl>
    <w:lvl w:ilvl="3" w:tplc="90A8E2B2" w:tentative="1">
      <w:start w:val="1"/>
      <w:numFmt w:val="bullet"/>
      <w:lvlText w:val="•"/>
      <w:lvlJc w:val="left"/>
      <w:pPr>
        <w:tabs>
          <w:tab w:val="num" w:pos="2880"/>
        </w:tabs>
        <w:ind w:left="2880" w:hanging="360"/>
      </w:pPr>
      <w:rPr>
        <w:rFonts w:ascii="Arial" w:hAnsi="Arial" w:hint="default"/>
      </w:rPr>
    </w:lvl>
    <w:lvl w:ilvl="4" w:tplc="6A2A4026" w:tentative="1">
      <w:start w:val="1"/>
      <w:numFmt w:val="bullet"/>
      <w:lvlText w:val="•"/>
      <w:lvlJc w:val="left"/>
      <w:pPr>
        <w:tabs>
          <w:tab w:val="num" w:pos="3600"/>
        </w:tabs>
        <w:ind w:left="3600" w:hanging="360"/>
      </w:pPr>
      <w:rPr>
        <w:rFonts w:ascii="Arial" w:hAnsi="Arial" w:hint="default"/>
      </w:rPr>
    </w:lvl>
    <w:lvl w:ilvl="5" w:tplc="3BBC2D3E" w:tentative="1">
      <w:start w:val="1"/>
      <w:numFmt w:val="bullet"/>
      <w:lvlText w:val="•"/>
      <w:lvlJc w:val="left"/>
      <w:pPr>
        <w:tabs>
          <w:tab w:val="num" w:pos="4320"/>
        </w:tabs>
        <w:ind w:left="4320" w:hanging="360"/>
      </w:pPr>
      <w:rPr>
        <w:rFonts w:ascii="Arial" w:hAnsi="Arial" w:hint="default"/>
      </w:rPr>
    </w:lvl>
    <w:lvl w:ilvl="6" w:tplc="075233DA" w:tentative="1">
      <w:start w:val="1"/>
      <w:numFmt w:val="bullet"/>
      <w:lvlText w:val="•"/>
      <w:lvlJc w:val="left"/>
      <w:pPr>
        <w:tabs>
          <w:tab w:val="num" w:pos="5040"/>
        </w:tabs>
        <w:ind w:left="5040" w:hanging="360"/>
      </w:pPr>
      <w:rPr>
        <w:rFonts w:ascii="Arial" w:hAnsi="Arial" w:hint="default"/>
      </w:rPr>
    </w:lvl>
    <w:lvl w:ilvl="7" w:tplc="9F82E5A8" w:tentative="1">
      <w:start w:val="1"/>
      <w:numFmt w:val="bullet"/>
      <w:lvlText w:val="•"/>
      <w:lvlJc w:val="left"/>
      <w:pPr>
        <w:tabs>
          <w:tab w:val="num" w:pos="5760"/>
        </w:tabs>
        <w:ind w:left="5760" w:hanging="360"/>
      </w:pPr>
      <w:rPr>
        <w:rFonts w:ascii="Arial" w:hAnsi="Arial" w:hint="default"/>
      </w:rPr>
    </w:lvl>
    <w:lvl w:ilvl="8" w:tplc="0D4EE08E" w:tentative="1">
      <w:start w:val="1"/>
      <w:numFmt w:val="bullet"/>
      <w:lvlText w:val="•"/>
      <w:lvlJc w:val="left"/>
      <w:pPr>
        <w:tabs>
          <w:tab w:val="num" w:pos="6480"/>
        </w:tabs>
        <w:ind w:left="6480" w:hanging="360"/>
      </w:pPr>
      <w:rPr>
        <w:rFonts w:ascii="Arial" w:hAnsi="Arial" w:hint="default"/>
      </w:rPr>
    </w:lvl>
  </w:abstractNum>
  <w:abstractNum w:abstractNumId="36">
    <w:nsid w:val="4BB05851"/>
    <w:multiLevelType w:val="multilevel"/>
    <w:tmpl w:val="9FDA105C"/>
    <w:lvl w:ilvl="0">
      <w:start w:val="1"/>
      <w:numFmt w:val="decimal"/>
      <w:pStyle w:val="Heading1"/>
      <w:lvlText w:val="%1.0"/>
      <w:lvlJc w:val="left"/>
      <w:pPr>
        <w:tabs>
          <w:tab w:val="num" w:pos="0"/>
        </w:tabs>
        <w:ind w:left="720" w:hanging="720"/>
      </w:pPr>
      <w:rPr>
        <w:rFonts w:hint="default"/>
      </w:rPr>
    </w:lvl>
    <w:lvl w:ilvl="1">
      <w:start w:val="1"/>
      <w:numFmt w:val="decimal"/>
      <w:pStyle w:val="Heading2"/>
      <w:lvlText w:val="%1.%2"/>
      <w:lvlJc w:val="left"/>
      <w:pPr>
        <w:tabs>
          <w:tab w:val="num" w:pos="0"/>
        </w:tabs>
        <w:ind w:left="720" w:hanging="720"/>
      </w:pPr>
      <w:rPr>
        <w:rFonts w:hint="default"/>
      </w:rPr>
    </w:lvl>
    <w:lvl w:ilvl="2">
      <w:start w:val="1"/>
      <w:numFmt w:val="decimal"/>
      <w:pStyle w:val="Heading3"/>
      <w:lvlText w:val="%1.%2.%3"/>
      <w:lvlJc w:val="left"/>
      <w:pPr>
        <w:tabs>
          <w:tab w:val="num" w:pos="2700"/>
        </w:tabs>
        <w:ind w:left="3420" w:hanging="720"/>
      </w:pPr>
      <w:rPr>
        <w:rFonts w:hint="default"/>
        <w:color w:val="auto"/>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37">
    <w:nsid w:val="4E6077A0"/>
    <w:multiLevelType w:val="multilevel"/>
    <w:tmpl w:val="9CEEC310"/>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4EAE33FF"/>
    <w:multiLevelType w:val="hybridMultilevel"/>
    <w:tmpl w:val="EA3CA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3550DA"/>
    <w:multiLevelType w:val="hybridMultilevel"/>
    <w:tmpl w:val="1F207A0C"/>
    <w:lvl w:ilvl="0" w:tplc="B50C11DE">
      <w:start w:val="1"/>
      <w:numFmt w:val="bullet"/>
      <w:lvlText w:val="•"/>
      <w:lvlJc w:val="left"/>
      <w:pPr>
        <w:tabs>
          <w:tab w:val="num" w:pos="720"/>
        </w:tabs>
        <w:ind w:left="720" w:hanging="360"/>
      </w:pPr>
      <w:rPr>
        <w:rFonts w:ascii="Arial" w:hAnsi="Arial" w:hint="default"/>
      </w:rPr>
    </w:lvl>
    <w:lvl w:ilvl="1" w:tplc="CDA4895E" w:tentative="1">
      <w:start w:val="1"/>
      <w:numFmt w:val="bullet"/>
      <w:lvlText w:val="•"/>
      <w:lvlJc w:val="left"/>
      <w:pPr>
        <w:tabs>
          <w:tab w:val="num" w:pos="1440"/>
        </w:tabs>
        <w:ind w:left="1440" w:hanging="360"/>
      </w:pPr>
      <w:rPr>
        <w:rFonts w:ascii="Arial" w:hAnsi="Arial" w:hint="default"/>
      </w:rPr>
    </w:lvl>
    <w:lvl w:ilvl="2" w:tplc="50309590" w:tentative="1">
      <w:start w:val="1"/>
      <w:numFmt w:val="bullet"/>
      <w:lvlText w:val="•"/>
      <w:lvlJc w:val="left"/>
      <w:pPr>
        <w:tabs>
          <w:tab w:val="num" w:pos="2160"/>
        </w:tabs>
        <w:ind w:left="2160" w:hanging="360"/>
      </w:pPr>
      <w:rPr>
        <w:rFonts w:ascii="Arial" w:hAnsi="Arial" w:hint="default"/>
      </w:rPr>
    </w:lvl>
    <w:lvl w:ilvl="3" w:tplc="33D853D6" w:tentative="1">
      <w:start w:val="1"/>
      <w:numFmt w:val="bullet"/>
      <w:lvlText w:val="•"/>
      <w:lvlJc w:val="left"/>
      <w:pPr>
        <w:tabs>
          <w:tab w:val="num" w:pos="2880"/>
        </w:tabs>
        <w:ind w:left="2880" w:hanging="360"/>
      </w:pPr>
      <w:rPr>
        <w:rFonts w:ascii="Arial" w:hAnsi="Arial" w:hint="default"/>
      </w:rPr>
    </w:lvl>
    <w:lvl w:ilvl="4" w:tplc="BD0C3096" w:tentative="1">
      <w:start w:val="1"/>
      <w:numFmt w:val="bullet"/>
      <w:lvlText w:val="•"/>
      <w:lvlJc w:val="left"/>
      <w:pPr>
        <w:tabs>
          <w:tab w:val="num" w:pos="3600"/>
        </w:tabs>
        <w:ind w:left="3600" w:hanging="360"/>
      </w:pPr>
      <w:rPr>
        <w:rFonts w:ascii="Arial" w:hAnsi="Arial" w:hint="default"/>
      </w:rPr>
    </w:lvl>
    <w:lvl w:ilvl="5" w:tplc="49409E26" w:tentative="1">
      <w:start w:val="1"/>
      <w:numFmt w:val="bullet"/>
      <w:lvlText w:val="•"/>
      <w:lvlJc w:val="left"/>
      <w:pPr>
        <w:tabs>
          <w:tab w:val="num" w:pos="4320"/>
        </w:tabs>
        <w:ind w:left="4320" w:hanging="360"/>
      </w:pPr>
      <w:rPr>
        <w:rFonts w:ascii="Arial" w:hAnsi="Arial" w:hint="default"/>
      </w:rPr>
    </w:lvl>
    <w:lvl w:ilvl="6" w:tplc="83D86866" w:tentative="1">
      <w:start w:val="1"/>
      <w:numFmt w:val="bullet"/>
      <w:lvlText w:val="•"/>
      <w:lvlJc w:val="left"/>
      <w:pPr>
        <w:tabs>
          <w:tab w:val="num" w:pos="5040"/>
        </w:tabs>
        <w:ind w:left="5040" w:hanging="360"/>
      </w:pPr>
      <w:rPr>
        <w:rFonts w:ascii="Arial" w:hAnsi="Arial" w:hint="default"/>
      </w:rPr>
    </w:lvl>
    <w:lvl w:ilvl="7" w:tplc="750488AE" w:tentative="1">
      <w:start w:val="1"/>
      <w:numFmt w:val="bullet"/>
      <w:lvlText w:val="•"/>
      <w:lvlJc w:val="left"/>
      <w:pPr>
        <w:tabs>
          <w:tab w:val="num" w:pos="5760"/>
        </w:tabs>
        <w:ind w:left="5760" w:hanging="360"/>
      </w:pPr>
      <w:rPr>
        <w:rFonts w:ascii="Arial" w:hAnsi="Arial" w:hint="default"/>
      </w:rPr>
    </w:lvl>
    <w:lvl w:ilvl="8" w:tplc="08366456" w:tentative="1">
      <w:start w:val="1"/>
      <w:numFmt w:val="bullet"/>
      <w:lvlText w:val="•"/>
      <w:lvlJc w:val="left"/>
      <w:pPr>
        <w:tabs>
          <w:tab w:val="num" w:pos="6480"/>
        </w:tabs>
        <w:ind w:left="6480" w:hanging="360"/>
      </w:pPr>
      <w:rPr>
        <w:rFonts w:ascii="Arial" w:hAnsi="Arial" w:hint="default"/>
      </w:rPr>
    </w:lvl>
  </w:abstractNum>
  <w:abstractNum w:abstractNumId="40">
    <w:nsid w:val="512962F8"/>
    <w:multiLevelType w:val="hybridMultilevel"/>
    <w:tmpl w:val="1FE6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270590"/>
    <w:multiLevelType w:val="multilevel"/>
    <w:tmpl w:val="6DE6A370"/>
    <w:lvl w:ilvl="0">
      <w:start w:val="1"/>
      <w:numFmt w:val="decimal"/>
      <w:lvlText w:val="%1."/>
      <w:lvlJc w:val="left"/>
      <w:pPr>
        <w:ind w:left="72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nsid w:val="5C0B5F51"/>
    <w:multiLevelType w:val="hybridMultilevel"/>
    <w:tmpl w:val="FD9E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6B08F5"/>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4">
    <w:nsid w:val="5F4D4E48"/>
    <w:multiLevelType w:val="hybridMultilevel"/>
    <w:tmpl w:val="4DC0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E50F1D"/>
    <w:multiLevelType w:val="hybridMultilevel"/>
    <w:tmpl w:val="1572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43052B"/>
    <w:multiLevelType w:val="hybridMultilevel"/>
    <w:tmpl w:val="0A84E2EE"/>
    <w:lvl w:ilvl="0" w:tplc="521C6BB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8578B4"/>
    <w:multiLevelType w:val="hybridMultilevel"/>
    <w:tmpl w:val="FE7A3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C97190B"/>
    <w:multiLevelType w:val="hybridMultilevel"/>
    <w:tmpl w:val="F492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C53B09"/>
    <w:multiLevelType w:val="multilevel"/>
    <w:tmpl w:val="CDB08D62"/>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0">
    <w:nsid w:val="7B885608"/>
    <w:multiLevelType w:val="hybridMultilevel"/>
    <w:tmpl w:val="6E542FA0"/>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51">
    <w:nsid w:val="7DFF6328"/>
    <w:multiLevelType w:val="hybridMultilevel"/>
    <w:tmpl w:val="8A0EB9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2"/>
  </w:num>
  <w:num w:numId="3">
    <w:abstractNumId w:val="45"/>
  </w:num>
  <w:num w:numId="4">
    <w:abstractNumId w:val="11"/>
  </w:num>
  <w:num w:numId="5">
    <w:abstractNumId w:val="33"/>
  </w:num>
  <w:num w:numId="6">
    <w:abstractNumId w:val="27"/>
  </w:num>
  <w:num w:numId="7">
    <w:abstractNumId w:val="48"/>
  </w:num>
  <w:num w:numId="8">
    <w:abstractNumId w:val="26"/>
  </w:num>
  <w:num w:numId="9">
    <w:abstractNumId w:val="50"/>
  </w:num>
  <w:num w:numId="10">
    <w:abstractNumId w:val="24"/>
  </w:num>
  <w:num w:numId="11">
    <w:abstractNumId w:val="38"/>
  </w:num>
  <w:num w:numId="12">
    <w:abstractNumId w:val="14"/>
  </w:num>
  <w:num w:numId="13">
    <w:abstractNumId w:val="18"/>
  </w:num>
  <w:num w:numId="14">
    <w:abstractNumId w:val="39"/>
  </w:num>
  <w:num w:numId="15">
    <w:abstractNumId w:val="35"/>
  </w:num>
  <w:num w:numId="16">
    <w:abstractNumId w:val="13"/>
  </w:num>
  <w:num w:numId="17">
    <w:abstractNumId w:val="47"/>
  </w:num>
  <w:num w:numId="18">
    <w:abstractNumId w:val="19"/>
  </w:num>
  <w:num w:numId="19">
    <w:abstractNumId w:val="20"/>
  </w:num>
  <w:num w:numId="20">
    <w:abstractNumId w:val="16"/>
  </w:num>
  <w:num w:numId="21">
    <w:abstractNumId w:val="28"/>
  </w:num>
  <w:num w:numId="22">
    <w:abstractNumId w:val="29"/>
  </w:num>
  <w:num w:numId="23">
    <w:abstractNumId w:val="0"/>
  </w:num>
  <w:num w:numId="24">
    <w:abstractNumId w:val="9"/>
  </w:num>
  <w:num w:numId="25">
    <w:abstractNumId w:val="4"/>
  </w:num>
  <w:num w:numId="26">
    <w:abstractNumId w:val="10"/>
  </w:num>
  <w:num w:numId="27">
    <w:abstractNumId w:val="8"/>
  </w:num>
  <w:num w:numId="28">
    <w:abstractNumId w:val="7"/>
  </w:num>
  <w:num w:numId="29">
    <w:abstractNumId w:val="6"/>
  </w:num>
  <w:num w:numId="30">
    <w:abstractNumId w:val="5"/>
  </w:num>
  <w:num w:numId="31">
    <w:abstractNumId w:val="3"/>
  </w:num>
  <w:num w:numId="32">
    <w:abstractNumId w:val="2"/>
  </w:num>
  <w:num w:numId="33">
    <w:abstractNumId w:val="1"/>
  </w:num>
  <w:num w:numId="34">
    <w:abstractNumId w:val="30"/>
  </w:num>
  <w:num w:numId="35">
    <w:abstractNumId w:val="23"/>
  </w:num>
  <w:num w:numId="36">
    <w:abstractNumId w:val="34"/>
  </w:num>
  <w:num w:numId="37">
    <w:abstractNumId w:val="25"/>
  </w:num>
  <w:num w:numId="38">
    <w:abstractNumId w:val="22"/>
  </w:num>
  <w:num w:numId="39">
    <w:abstractNumId w:val="49"/>
  </w:num>
  <w:num w:numId="40">
    <w:abstractNumId w:val="46"/>
  </w:num>
  <w:num w:numId="41">
    <w:abstractNumId w:val="15"/>
  </w:num>
  <w:num w:numId="42">
    <w:abstractNumId w:val="37"/>
  </w:num>
  <w:num w:numId="43">
    <w:abstractNumId w:val="51"/>
  </w:num>
  <w:num w:numId="44">
    <w:abstractNumId w:val="41"/>
  </w:num>
  <w:num w:numId="45">
    <w:abstractNumId w:val="17"/>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num>
  <w:num w:numId="49">
    <w:abstractNumId w:val="12"/>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num>
  <w:num w:numId="52">
    <w:abstractNumId w:val="32"/>
  </w:num>
  <w:num w:numId="53">
    <w:abstractNumId w:val="43"/>
  </w:num>
  <w:num w:numId="54">
    <w:abstractNumId w:val="44"/>
  </w:num>
  <w:num w:numId="55">
    <w:abstractNumId w:val="31"/>
  </w:num>
  <w:numIdMacAtCleanup w:val="5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embedSystemFonts/>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trackRevisions/>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lac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62E85"/>
    <w:rsid w:val="0000045D"/>
    <w:rsid w:val="0000113E"/>
    <w:rsid w:val="00001CDF"/>
    <w:rsid w:val="0000250F"/>
    <w:rsid w:val="00003433"/>
    <w:rsid w:val="00003A81"/>
    <w:rsid w:val="00003E8A"/>
    <w:rsid w:val="000043D6"/>
    <w:rsid w:val="0000587D"/>
    <w:rsid w:val="00005F16"/>
    <w:rsid w:val="000064EB"/>
    <w:rsid w:val="00007698"/>
    <w:rsid w:val="000128C5"/>
    <w:rsid w:val="00013FE2"/>
    <w:rsid w:val="00014C4F"/>
    <w:rsid w:val="00015175"/>
    <w:rsid w:val="0001774E"/>
    <w:rsid w:val="000206EA"/>
    <w:rsid w:val="00020E66"/>
    <w:rsid w:val="00020FF8"/>
    <w:rsid w:val="00023007"/>
    <w:rsid w:val="00024D21"/>
    <w:rsid w:val="00025CC2"/>
    <w:rsid w:val="00026888"/>
    <w:rsid w:val="00027444"/>
    <w:rsid w:val="00027459"/>
    <w:rsid w:val="00027913"/>
    <w:rsid w:val="00030017"/>
    <w:rsid w:val="000326C5"/>
    <w:rsid w:val="00032AAE"/>
    <w:rsid w:val="0003492A"/>
    <w:rsid w:val="00035334"/>
    <w:rsid w:val="00035EE2"/>
    <w:rsid w:val="000362B8"/>
    <w:rsid w:val="00036849"/>
    <w:rsid w:val="000368B3"/>
    <w:rsid w:val="00036EE9"/>
    <w:rsid w:val="0003795E"/>
    <w:rsid w:val="000404D0"/>
    <w:rsid w:val="0004153C"/>
    <w:rsid w:val="00041C88"/>
    <w:rsid w:val="00047556"/>
    <w:rsid w:val="0005149C"/>
    <w:rsid w:val="000521AF"/>
    <w:rsid w:val="0005342C"/>
    <w:rsid w:val="00055ADB"/>
    <w:rsid w:val="00056A50"/>
    <w:rsid w:val="00057661"/>
    <w:rsid w:val="00057B9B"/>
    <w:rsid w:val="00057E2A"/>
    <w:rsid w:val="0006289C"/>
    <w:rsid w:val="00062BB3"/>
    <w:rsid w:val="00063509"/>
    <w:rsid w:val="000661FE"/>
    <w:rsid w:val="00066A4A"/>
    <w:rsid w:val="00067AD6"/>
    <w:rsid w:val="00067E3E"/>
    <w:rsid w:val="0007152B"/>
    <w:rsid w:val="00073272"/>
    <w:rsid w:val="00073E21"/>
    <w:rsid w:val="000746B2"/>
    <w:rsid w:val="000746B5"/>
    <w:rsid w:val="0007580A"/>
    <w:rsid w:val="000759F1"/>
    <w:rsid w:val="00075A07"/>
    <w:rsid w:val="00075E6D"/>
    <w:rsid w:val="0007676B"/>
    <w:rsid w:val="0007759D"/>
    <w:rsid w:val="00077648"/>
    <w:rsid w:val="000777EA"/>
    <w:rsid w:val="00081D7A"/>
    <w:rsid w:val="00081EE7"/>
    <w:rsid w:val="00082534"/>
    <w:rsid w:val="00083318"/>
    <w:rsid w:val="00083516"/>
    <w:rsid w:val="0008501E"/>
    <w:rsid w:val="00086776"/>
    <w:rsid w:val="000937B2"/>
    <w:rsid w:val="00093928"/>
    <w:rsid w:val="0009421A"/>
    <w:rsid w:val="000A0BB2"/>
    <w:rsid w:val="000A1038"/>
    <w:rsid w:val="000A15C0"/>
    <w:rsid w:val="000A2FE4"/>
    <w:rsid w:val="000A3480"/>
    <w:rsid w:val="000A3CAC"/>
    <w:rsid w:val="000A4945"/>
    <w:rsid w:val="000A55F6"/>
    <w:rsid w:val="000A5CDA"/>
    <w:rsid w:val="000A6087"/>
    <w:rsid w:val="000A6582"/>
    <w:rsid w:val="000A7022"/>
    <w:rsid w:val="000B0697"/>
    <w:rsid w:val="000B3C75"/>
    <w:rsid w:val="000B500D"/>
    <w:rsid w:val="000B55A1"/>
    <w:rsid w:val="000B6440"/>
    <w:rsid w:val="000B6480"/>
    <w:rsid w:val="000B6F8E"/>
    <w:rsid w:val="000C1D3E"/>
    <w:rsid w:val="000C2EB7"/>
    <w:rsid w:val="000C3948"/>
    <w:rsid w:val="000C5A14"/>
    <w:rsid w:val="000D0F67"/>
    <w:rsid w:val="000D2DD9"/>
    <w:rsid w:val="000D35C3"/>
    <w:rsid w:val="000D41A1"/>
    <w:rsid w:val="000D45F7"/>
    <w:rsid w:val="000D4912"/>
    <w:rsid w:val="000D4A96"/>
    <w:rsid w:val="000D5D7F"/>
    <w:rsid w:val="000D6D85"/>
    <w:rsid w:val="000D7545"/>
    <w:rsid w:val="000D79E5"/>
    <w:rsid w:val="000E08DB"/>
    <w:rsid w:val="000E3DDF"/>
    <w:rsid w:val="000E69C2"/>
    <w:rsid w:val="000F0CF0"/>
    <w:rsid w:val="000F1856"/>
    <w:rsid w:val="000F493B"/>
    <w:rsid w:val="000F656F"/>
    <w:rsid w:val="000F7AD2"/>
    <w:rsid w:val="000F7E6D"/>
    <w:rsid w:val="000F7F2B"/>
    <w:rsid w:val="001000DA"/>
    <w:rsid w:val="00100A7E"/>
    <w:rsid w:val="00101441"/>
    <w:rsid w:val="00101F57"/>
    <w:rsid w:val="00102924"/>
    <w:rsid w:val="0010312F"/>
    <w:rsid w:val="0010549D"/>
    <w:rsid w:val="00105A11"/>
    <w:rsid w:val="00106940"/>
    <w:rsid w:val="00111BF8"/>
    <w:rsid w:val="00112820"/>
    <w:rsid w:val="00112C25"/>
    <w:rsid w:val="00114C0A"/>
    <w:rsid w:val="00115C73"/>
    <w:rsid w:val="001161C3"/>
    <w:rsid w:val="00116FEC"/>
    <w:rsid w:val="0012295C"/>
    <w:rsid w:val="00124E83"/>
    <w:rsid w:val="001257A6"/>
    <w:rsid w:val="00126070"/>
    <w:rsid w:val="00127073"/>
    <w:rsid w:val="00130FF0"/>
    <w:rsid w:val="001324B7"/>
    <w:rsid w:val="00132564"/>
    <w:rsid w:val="001328FA"/>
    <w:rsid w:val="001330E1"/>
    <w:rsid w:val="00133962"/>
    <w:rsid w:val="00140C56"/>
    <w:rsid w:val="00140D95"/>
    <w:rsid w:val="0014146B"/>
    <w:rsid w:val="00143094"/>
    <w:rsid w:val="00143304"/>
    <w:rsid w:val="001454D2"/>
    <w:rsid w:val="00146484"/>
    <w:rsid w:val="0014652E"/>
    <w:rsid w:val="0014693C"/>
    <w:rsid w:val="00150D23"/>
    <w:rsid w:val="00151338"/>
    <w:rsid w:val="00151AFC"/>
    <w:rsid w:val="001520F9"/>
    <w:rsid w:val="00155FAE"/>
    <w:rsid w:val="00156350"/>
    <w:rsid w:val="00156EF6"/>
    <w:rsid w:val="00157F74"/>
    <w:rsid w:val="00160400"/>
    <w:rsid w:val="001624C0"/>
    <w:rsid w:val="00162CE8"/>
    <w:rsid w:val="00163C56"/>
    <w:rsid w:val="001648B9"/>
    <w:rsid w:val="00165126"/>
    <w:rsid w:val="00165C10"/>
    <w:rsid w:val="001668AA"/>
    <w:rsid w:val="00167F4F"/>
    <w:rsid w:val="001712F5"/>
    <w:rsid w:val="00173C31"/>
    <w:rsid w:val="00173C9F"/>
    <w:rsid w:val="00174052"/>
    <w:rsid w:val="00175DCB"/>
    <w:rsid w:val="0017654F"/>
    <w:rsid w:val="001777E8"/>
    <w:rsid w:val="0018164C"/>
    <w:rsid w:val="00181C24"/>
    <w:rsid w:val="001821E2"/>
    <w:rsid w:val="00184402"/>
    <w:rsid w:val="00184FEF"/>
    <w:rsid w:val="001851D1"/>
    <w:rsid w:val="00185B01"/>
    <w:rsid w:val="00185C61"/>
    <w:rsid w:val="00186134"/>
    <w:rsid w:val="00187335"/>
    <w:rsid w:val="00190AFA"/>
    <w:rsid w:val="00190C0B"/>
    <w:rsid w:val="001924EE"/>
    <w:rsid w:val="00193954"/>
    <w:rsid w:val="001950BE"/>
    <w:rsid w:val="00195D02"/>
    <w:rsid w:val="001968A8"/>
    <w:rsid w:val="00196BC0"/>
    <w:rsid w:val="001972C7"/>
    <w:rsid w:val="00197BCF"/>
    <w:rsid w:val="001A18C2"/>
    <w:rsid w:val="001A1D39"/>
    <w:rsid w:val="001A3322"/>
    <w:rsid w:val="001A3569"/>
    <w:rsid w:val="001A45FB"/>
    <w:rsid w:val="001A55BB"/>
    <w:rsid w:val="001A77A7"/>
    <w:rsid w:val="001B0274"/>
    <w:rsid w:val="001B047A"/>
    <w:rsid w:val="001B133A"/>
    <w:rsid w:val="001B1979"/>
    <w:rsid w:val="001B2DA9"/>
    <w:rsid w:val="001B3FD9"/>
    <w:rsid w:val="001B599D"/>
    <w:rsid w:val="001B606B"/>
    <w:rsid w:val="001B69B1"/>
    <w:rsid w:val="001B6BAC"/>
    <w:rsid w:val="001B7105"/>
    <w:rsid w:val="001C047B"/>
    <w:rsid w:val="001C0FEE"/>
    <w:rsid w:val="001C4287"/>
    <w:rsid w:val="001C4A05"/>
    <w:rsid w:val="001C66FE"/>
    <w:rsid w:val="001C72CD"/>
    <w:rsid w:val="001D05AA"/>
    <w:rsid w:val="001D2743"/>
    <w:rsid w:val="001D4C21"/>
    <w:rsid w:val="001D4E3C"/>
    <w:rsid w:val="001D50D4"/>
    <w:rsid w:val="001D620B"/>
    <w:rsid w:val="001D6BE7"/>
    <w:rsid w:val="001D7FCD"/>
    <w:rsid w:val="001E0D9E"/>
    <w:rsid w:val="001E1A56"/>
    <w:rsid w:val="001E589C"/>
    <w:rsid w:val="001E68C0"/>
    <w:rsid w:val="001E70E7"/>
    <w:rsid w:val="001F3539"/>
    <w:rsid w:val="001F3683"/>
    <w:rsid w:val="001F40FE"/>
    <w:rsid w:val="001F4FF3"/>
    <w:rsid w:val="001F67BC"/>
    <w:rsid w:val="001F7047"/>
    <w:rsid w:val="001F7194"/>
    <w:rsid w:val="001F7912"/>
    <w:rsid w:val="001F7D9F"/>
    <w:rsid w:val="002000AC"/>
    <w:rsid w:val="002006C6"/>
    <w:rsid w:val="00202507"/>
    <w:rsid w:val="002045E2"/>
    <w:rsid w:val="00204AC3"/>
    <w:rsid w:val="00204BB5"/>
    <w:rsid w:val="002057D0"/>
    <w:rsid w:val="00207348"/>
    <w:rsid w:val="002101B8"/>
    <w:rsid w:val="00214672"/>
    <w:rsid w:val="00215226"/>
    <w:rsid w:val="00215919"/>
    <w:rsid w:val="00222046"/>
    <w:rsid w:val="002232AE"/>
    <w:rsid w:val="0022390E"/>
    <w:rsid w:val="002240DC"/>
    <w:rsid w:val="002241F8"/>
    <w:rsid w:val="00225834"/>
    <w:rsid w:val="00226824"/>
    <w:rsid w:val="00227686"/>
    <w:rsid w:val="00230231"/>
    <w:rsid w:val="002306FF"/>
    <w:rsid w:val="00230D8B"/>
    <w:rsid w:val="00233814"/>
    <w:rsid w:val="00234D4A"/>
    <w:rsid w:val="00235192"/>
    <w:rsid w:val="00235B40"/>
    <w:rsid w:val="00236FD9"/>
    <w:rsid w:val="00236FE4"/>
    <w:rsid w:val="002374E9"/>
    <w:rsid w:val="00241D80"/>
    <w:rsid w:val="00243043"/>
    <w:rsid w:val="00243B9C"/>
    <w:rsid w:val="0024676C"/>
    <w:rsid w:val="002478C9"/>
    <w:rsid w:val="002509C7"/>
    <w:rsid w:val="00250DDA"/>
    <w:rsid w:val="002515E4"/>
    <w:rsid w:val="00251687"/>
    <w:rsid w:val="00251BB9"/>
    <w:rsid w:val="00252E5E"/>
    <w:rsid w:val="00253966"/>
    <w:rsid w:val="00254A68"/>
    <w:rsid w:val="00254E44"/>
    <w:rsid w:val="00255A7D"/>
    <w:rsid w:val="002561EF"/>
    <w:rsid w:val="002576DF"/>
    <w:rsid w:val="0026229F"/>
    <w:rsid w:val="00262916"/>
    <w:rsid w:val="00263EF7"/>
    <w:rsid w:val="002666EA"/>
    <w:rsid w:val="002678BA"/>
    <w:rsid w:val="00267C4B"/>
    <w:rsid w:val="00272BEE"/>
    <w:rsid w:val="002732B8"/>
    <w:rsid w:val="0027342B"/>
    <w:rsid w:val="00274952"/>
    <w:rsid w:val="00274B96"/>
    <w:rsid w:val="0027613F"/>
    <w:rsid w:val="002802CD"/>
    <w:rsid w:val="002803C1"/>
    <w:rsid w:val="00281275"/>
    <w:rsid w:val="00282632"/>
    <w:rsid w:val="00282EA9"/>
    <w:rsid w:val="00283CD5"/>
    <w:rsid w:val="00285E93"/>
    <w:rsid w:val="00286A0E"/>
    <w:rsid w:val="00286B65"/>
    <w:rsid w:val="00286BF9"/>
    <w:rsid w:val="00290634"/>
    <w:rsid w:val="002909CA"/>
    <w:rsid w:val="00291122"/>
    <w:rsid w:val="002927D7"/>
    <w:rsid w:val="0029397E"/>
    <w:rsid w:val="00294996"/>
    <w:rsid w:val="002961BF"/>
    <w:rsid w:val="002971CB"/>
    <w:rsid w:val="00297CBB"/>
    <w:rsid w:val="002A06FC"/>
    <w:rsid w:val="002A1A7A"/>
    <w:rsid w:val="002A2AC1"/>
    <w:rsid w:val="002A3467"/>
    <w:rsid w:val="002A3C5F"/>
    <w:rsid w:val="002A4909"/>
    <w:rsid w:val="002A738B"/>
    <w:rsid w:val="002B2BD9"/>
    <w:rsid w:val="002B3FAB"/>
    <w:rsid w:val="002B5147"/>
    <w:rsid w:val="002B5645"/>
    <w:rsid w:val="002C2BE4"/>
    <w:rsid w:val="002C3368"/>
    <w:rsid w:val="002C36C6"/>
    <w:rsid w:val="002C5A4A"/>
    <w:rsid w:val="002C5B8A"/>
    <w:rsid w:val="002C7042"/>
    <w:rsid w:val="002D10CD"/>
    <w:rsid w:val="002D233C"/>
    <w:rsid w:val="002D26F2"/>
    <w:rsid w:val="002D2FF9"/>
    <w:rsid w:val="002D3B43"/>
    <w:rsid w:val="002D51F2"/>
    <w:rsid w:val="002D570C"/>
    <w:rsid w:val="002D6AF0"/>
    <w:rsid w:val="002E0728"/>
    <w:rsid w:val="002E26FA"/>
    <w:rsid w:val="002E332A"/>
    <w:rsid w:val="002E5422"/>
    <w:rsid w:val="002E5684"/>
    <w:rsid w:val="002E5B9B"/>
    <w:rsid w:val="002F008D"/>
    <w:rsid w:val="002F0A95"/>
    <w:rsid w:val="002F1262"/>
    <w:rsid w:val="002F188D"/>
    <w:rsid w:val="002F2742"/>
    <w:rsid w:val="002F5317"/>
    <w:rsid w:val="002F539F"/>
    <w:rsid w:val="002F5CFF"/>
    <w:rsid w:val="002F6727"/>
    <w:rsid w:val="002F69D5"/>
    <w:rsid w:val="002F7063"/>
    <w:rsid w:val="00300554"/>
    <w:rsid w:val="00300828"/>
    <w:rsid w:val="00301ADF"/>
    <w:rsid w:val="00301CCB"/>
    <w:rsid w:val="00302F42"/>
    <w:rsid w:val="00303106"/>
    <w:rsid w:val="0030397F"/>
    <w:rsid w:val="00304446"/>
    <w:rsid w:val="00304AE3"/>
    <w:rsid w:val="003064A8"/>
    <w:rsid w:val="00311E9E"/>
    <w:rsid w:val="0031280B"/>
    <w:rsid w:val="0031378F"/>
    <w:rsid w:val="00313A02"/>
    <w:rsid w:val="00315613"/>
    <w:rsid w:val="00315EE3"/>
    <w:rsid w:val="00316F93"/>
    <w:rsid w:val="003179F3"/>
    <w:rsid w:val="00317FD9"/>
    <w:rsid w:val="003202EB"/>
    <w:rsid w:val="00320C97"/>
    <w:rsid w:val="00322023"/>
    <w:rsid w:val="003242CF"/>
    <w:rsid w:val="00326651"/>
    <w:rsid w:val="00326D2B"/>
    <w:rsid w:val="0032703A"/>
    <w:rsid w:val="00327FC5"/>
    <w:rsid w:val="0033068C"/>
    <w:rsid w:val="00331835"/>
    <w:rsid w:val="00331D2E"/>
    <w:rsid w:val="00332069"/>
    <w:rsid w:val="00332FC8"/>
    <w:rsid w:val="00332FD3"/>
    <w:rsid w:val="00333B4A"/>
    <w:rsid w:val="003340CF"/>
    <w:rsid w:val="003342CF"/>
    <w:rsid w:val="00334793"/>
    <w:rsid w:val="0033562E"/>
    <w:rsid w:val="00335F7A"/>
    <w:rsid w:val="003361DD"/>
    <w:rsid w:val="00337B74"/>
    <w:rsid w:val="0034148B"/>
    <w:rsid w:val="0034694C"/>
    <w:rsid w:val="00346C6B"/>
    <w:rsid w:val="00350C00"/>
    <w:rsid w:val="00350E3D"/>
    <w:rsid w:val="00351598"/>
    <w:rsid w:val="0035202D"/>
    <w:rsid w:val="00352EAE"/>
    <w:rsid w:val="00355204"/>
    <w:rsid w:val="00356143"/>
    <w:rsid w:val="003571D1"/>
    <w:rsid w:val="00357FA2"/>
    <w:rsid w:val="00361C37"/>
    <w:rsid w:val="00362247"/>
    <w:rsid w:val="003633FE"/>
    <w:rsid w:val="00364C27"/>
    <w:rsid w:val="00364D09"/>
    <w:rsid w:val="00364F04"/>
    <w:rsid w:val="0036687A"/>
    <w:rsid w:val="00366B1D"/>
    <w:rsid w:val="003677BD"/>
    <w:rsid w:val="00371CB2"/>
    <w:rsid w:val="00373170"/>
    <w:rsid w:val="00374135"/>
    <w:rsid w:val="0037461F"/>
    <w:rsid w:val="00375835"/>
    <w:rsid w:val="0037583C"/>
    <w:rsid w:val="0037676A"/>
    <w:rsid w:val="00376A11"/>
    <w:rsid w:val="00377B34"/>
    <w:rsid w:val="00380C97"/>
    <w:rsid w:val="003831A8"/>
    <w:rsid w:val="00384703"/>
    <w:rsid w:val="00386463"/>
    <w:rsid w:val="003906AE"/>
    <w:rsid w:val="00394448"/>
    <w:rsid w:val="00394BC1"/>
    <w:rsid w:val="00396579"/>
    <w:rsid w:val="00397BB2"/>
    <w:rsid w:val="003A002F"/>
    <w:rsid w:val="003A0AF2"/>
    <w:rsid w:val="003A1070"/>
    <w:rsid w:val="003A11F3"/>
    <w:rsid w:val="003A12D0"/>
    <w:rsid w:val="003A2270"/>
    <w:rsid w:val="003A237F"/>
    <w:rsid w:val="003A2395"/>
    <w:rsid w:val="003A2739"/>
    <w:rsid w:val="003A3522"/>
    <w:rsid w:val="003A582A"/>
    <w:rsid w:val="003A6BBF"/>
    <w:rsid w:val="003A6D9E"/>
    <w:rsid w:val="003B0275"/>
    <w:rsid w:val="003B1A6C"/>
    <w:rsid w:val="003B3F25"/>
    <w:rsid w:val="003B41CA"/>
    <w:rsid w:val="003B4FE1"/>
    <w:rsid w:val="003B556B"/>
    <w:rsid w:val="003B6B00"/>
    <w:rsid w:val="003B7EF7"/>
    <w:rsid w:val="003C1A58"/>
    <w:rsid w:val="003C1CF4"/>
    <w:rsid w:val="003C42FF"/>
    <w:rsid w:val="003C47B4"/>
    <w:rsid w:val="003C4C19"/>
    <w:rsid w:val="003C5F87"/>
    <w:rsid w:val="003C769C"/>
    <w:rsid w:val="003C7BD3"/>
    <w:rsid w:val="003D02DA"/>
    <w:rsid w:val="003D0C92"/>
    <w:rsid w:val="003D0F62"/>
    <w:rsid w:val="003D1F47"/>
    <w:rsid w:val="003D20C7"/>
    <w:rsid w:val="003D3EB8"/>
    <w:rsid w:val="003D4385"/>
    <w:rsid w:val="003D5696"/>
    <w:rsid w:val="003D6CF0"/>
    <w:rsid w:val="003D7995"/>
    <w:rsid w:val="003D7CEE"/>
    <w:rsid w:val="003E15C7"/>
    <w:rsid w:val="003E239E"/>
    <w:rsid w:val="003E2BD1"/>
    <w:rsid w:val="003E2EB2"/>
    <w:rsid w:val="003E3C25"/>
    <w:rsid w:val="003E411C"/>
    <w:rsid w:val="003E4DC9"/>
    <w:rsid w:val="003E5B2E"/>
    <w:rsid w:val="003E68B3"/>
    <w:rsid w:val="003E72DA"/>
    <w:rsid w:val="003E7C41"/>
    <w:rsid w:val="003E7D04"/>
    <w:rsid w:val="003F0278"/>
    <w:rsid w:val="003F07DA"/>
    <w:rsid w:val="003F0EFE"/>
    <w:rsid w:val="003F25F9"/>
    <w:rsid w:val="003F2D3D"/>
    <w:rsid w:val="003F30D7"/>
    <w:rsid w:val="003F3D94"/>
    <w:rsid w:val="003F4CDE"/>
    <w:rsid w:val="003F5F88"/>
    <w:rsid w:val="003F65A9"/>
    <w:rsid w:val="004009B2"/>
    <w:rsid w:val="0040208A"/>
    <w:rsid w:val="0040268C"/>
    <w:rsid w:val="004030BF"/>
    <w:rsid w:val="00403781"/>
    <w:rsid w:val="00404101"/>
    <w:rsid w:val="00405533"/>
    <w:rsid w:val="00405889"/>
    <w:rsid w:val="0040751E"/>
    <w:rsid w:val="00407A2B"/>
    <w:rsid w:val="00411072"/>
    <w:rsid w:val="0041343C"/>
    <w:rsid w:val="004151EB"/>
    <w:rsid w:val="004154A8"/>
    <w:rsid w:val="0041673A"/>
    <w:rsid w:val="004167B4"/>
    <w:rsid w:val="0041786C"/>
    <w:rsid w:val="00417D90"/>
    <w:rsid w:val="004200A2"/>
    <w:rsid w:val="00421880"/>
    <w:rsid w:val="004223CB"/>
    <w:rsid w:val="004230FB"/>
    <w:rsid w:val="004232ED"/>
    <w:rsid w:val="004268C4"/>
    <w:rsid w:val="00427192"/>
    <w:rsid w:val="00430ECE"/>
    <w:rsid w:val="004319E5"/>
    <w:rsid w:val="00431AD7"/>
    <w:rsid w:val="00432CB6"/>
    <w:rsid w:val="00434A70"/>
    <w:rsid w:val="00434FDD"/>
    <w:rsid w:val="004364FC"/>
    <w:rsid w:val="00441A40"/>
    <w:rsid w:val="00441F68"/>
    <w:rsid w:val="0044508E"/>
    <w:rsid w:val="004454E9"/>
    <w:rsid w:val="00447DA9"/>
    <w:rsid w:val="00450871"/>
    <w:rsid w:val="00454D65"/>
    <w:rsid w:val="00455501"/>
    <w:rsid w:val="00456A15"/>
    <w:rsid w:val="00457419"/>
    <w:rsid w:val="00462FB7"/>
    <w:rsid w:val="004636FB"/>
    <w:rsid w:val="00464862"/>
    <w:rsid w:val="00465D40"/>
    <w:rsid w:val="00466164"/>
    <w:rsid w:val="004664A8"/>
    <w:rsid w:val="00466ECF"/>
    <w:rsid w:val="00467673"/>
    <w:rsid w:val="00467979"/>
    <w:rsid w:val="004715B8"/>
    <w:rsid w:val="00471A05"/>
    <w:rsid w:val="00471CAA"/>
    <w:rsid w:val="00471D1B"/>
    <w:rsid w:val="004738A9"/>
    <w:rsid w:val="00474702"/>
    <w:rsid w:val="00476830"/>
    <w:rsid w:val="00477C29"/>
    <w:rsid w:val="004801AE"/>
    <w:rsid w:val="00481F11"/>
    <w:rsid w:val="00482FF4"/>
    <w:rsid w:val="00483AAD"/>
    <w:rsid w:val="00485A3B"/>
    <w:rsid w:val="004864F2"/>
    <w:rsid w:val="00487455"/>
    <w:rsid w:val="00487971"/>
    <w:rsid w:val="004937DD"/>
    <w:rsid w:val="00494278"/>
    <w:rsid w:val="004956A5"/>
    <w:rsid w:val="00496083"/>
    <w:rsid w:val="00496651"/>
    <w:rsid w:val="00497825"/>
    <w:rsid w:val="00497A18"/>
    <w:rsid w:val="004A020C"/>
    <w:rsid w:val="004A1DF6"/>
    <w:rsid w:val="004A1E34"/>
    <w:rsid w:val="004A294E"/>
    <w:rsid w:val="004A2C4F"/>
    <w:rsid w:val="004A3F4D"/>
    <w:rsid w:val="004A43B5"/>
    <w:rsid w:val="004A4640"/>
    <w:rsid w:val="004A4CD7"/>
    <w:rsid w:val="004A5E52"/>
    <w:rsid w:val="004A699C"/>
    <w:rsid w:val="004A736A"/>
    <w:rsid w:val="004A75E1"/>
    <w:rsid w:val="004B0E9A"/>
    <w:rsid w:val="004B11C0"/>
    <w:rsid w:val="004B14C2"/>
    <w:rsid w:val="004B14EA"/>
    <w:rsid w:val="004B2D71"/>
    <w:rsid w:val="004B33CB"/>
    <w:rsid w:val="004B3D83"/>
    <w:rsid w:val="004B526B"/>
    <w:rsid w:val="004B5785"/>
    <w:rsid w:val="004B6D02"/>
    <w:rsid w:val="004C2EA9"/>
    <w:rsid w:val="004C3B94"/>
    <w:rsid w:val="004C3FBA"/>
    <w:rsid w:val="004C4743"/>
    <w:rsid w:val="004C73C7"/>
    <w:rsid w:val="004C7B6B"/>
    <w:rsid w:val="004C7FBD"/>
    <w:rsid w:val="004D0AB3"/>
    <w:rsid w:val="004D1EC9"/>
    <w:rsid w:val="004D2846"/>
    <w:rsid w:val="004D2DFE"/>
    <w:rsid w:val="004D3D6A"/>
    <w:rsid w:val="004D41B2"/>
    <w:rsid w:val="004D4D00"/>
    <w:rsid w:val="004D53C1"/>
    <w:rsid w:val="004D57CE"/>
    <w:rsid w:val="004D597E"/>
    <w:rsid w:val="004D7256"/>
    <w:rsid w:val="004D7A60"/>
    <w:rsid w:val="004E09B3"/>
    <w:rsid w:val="004E6317"/>
    <w:rsid w:val="004F0DE2"/>
    <w:rsid w:val="004F1D75"/>
    <w:rsid w:val="004F2247"/>
    <w:rsid w:val="004F2302"/>
    <w:rsid w:val="004F28D4"/>
    <w:rsid w:val="004F3060"/>
    <w:rsid w:val="004F369A"/>
    <w:rsid w:val="004F3B03"/>
    <w:rsid w:val="004F3B3C"/>
    <w:rsid w:val="004F51A5"/>
    <w:rsid w:val="004F5AFA"/>
    <w:rsid w:val="004F7778"/>
    <w:rsid w:val="004F7F37"/>
    <w:rsid w:val="0050052E"/>
    <w:rsid w:val="00500648"/>
    <w:rsid w:val="005007A3"/>
    <w:rsid w:val="00501484"/>
    <w:rsid w:val="00501570"/>
    <w:rsid w:val="005017F8"/>
    <w:rsid w:val="00502503"/>
    <w:rsid w:val="00505ADF"/>
    <w:rsid w:val="00506A62"/>
    <w:rsid w:val="00506C92"/>
    <w:rsid w:val="00507034"/>
    <w:rsid w:val="00507218"/>
    <w:rsid w:val="00507B9B"/>
    <w:rsid w:val="0051000C"/>
    <w:rsid w:val="00512649"/>
    <w:rsid w:val="005134E4"/>
    <w:rsid w:val="005149A2"/>
    <w:rsid w:val="005165FB"/>
    <w:rsid w:val="00516F20"/>
    <w:rsid w:val="00517309"/>
    <w:rsid w:val="00517A60"/>
    <w:rsid w:val="0052062B"/>
    <w:rsid w:val="00520966"/>
    <w:rsid w:val="005221B9"/>
    <w:rsid w:val="00523B0C"/>
    <w:rsid w:val="00524B3C"/>
    <w:rsid w:val="005250AD"/>
    <w:rsid w:val="00525F99"/>
    <w:rsid w:val="005264F3"/>
    <w:rsid w:val="00526ABB"/>
    <w:rsid w:val="00526F05"/>
    <w:rsid w:val="00527845"/>
    <w:rsid w:val="00533058"/>
    <w:rsid w:val="005334E7"/>
    <w:rsid w:val="005338CC"/>
    <w:rsid w:val="00534A1D"/>
    <w:rsid w:val="0053530E"/>
    <w:rsid w:val="0053557F"/>
    <w:rsid w:val="005356EA"/>
    <w:rsid w:val="005359C6"/>
    <w:rsid w:val="00537BB6"/>
    <w:rsid w:val="0054108F"/>
    <w:rsid w:val="005434EC"/>
    <w:rsid w:val="00543579"/>
    <w:rsid w:val="00545FEF"/>
    <w:rsid w:val="0054616A"/>
    <w:rsid w:val="00555C40"/>
    <w:rsid w:val="00562490"/>
    <w:rsid w:val="005634EC"/>
    <w:rsid w:val="00567414"/>
    <w:rsid w:val="00570B75"/>
    <w:rsid w:val="00570E39"/>
    <w:rsid w:val="00571F52"/>
    <w:rsid w:val="00573645"/>
    <w:rsid w:val="00573F74"/>
    <w:rsid w:val="005753C2"/>
    <w:rsid w:val="005775C1"/>
    <w:rsid w:val="005801E8"/>
    <w:rsid w:val="0058062A"/>
    <w:rsid w:val="0058069C"/>
    <w:rsid w:val="005806EA"/>
    <w:rsid w:val="00583D92"/>
    <w:rsid w:val="00584DE6"/>
    <w:rsid w:val="00584FFB"/>
    <w:rsid w:val="0058598E"/>
    <w:rsid w:val="005868FE"/>
    <w:rsid w:val="00590220"/>
    <w:rsid w:val="005902DB"/>
    <w:rsid w:val="005903EF"/>
    <w:rsid w:val="005915A9"/>
    <w:rsid w:val="005918D7"/>
    <w:rsid w:val="005920A1"/>
    <w:rsid w:val="0059527D"/>
    <w:rsid w:val="00596CA3"/>
    <w:rsid w:val="005A1447"/>
    <w:rsid w:val="005A1491"/>
    <w:rsid w:val="005A3344"/>
    <w:rsid w:val="005A38EB"/>
    <w:rsid w:val="005A6DC2"/>
    <w:rsid w:val="005A702F"/>
    <w:rsid w:val="005A78E1"/>
    <w:rsid w:val="005B06FB"/>
    <w:rsid w:val="005B0D0F"/>
    <w:rsid w:val="005B3390"/>
    <w:rsid w:val="005B3598"/>
    <w:rsid w:val="005B397B"/>
    <w:rsid w:val="005B50DB"/>
    <w:rsid w:val="005B69A1"/>
    <w:rsid w:val="005B7EB6"/>
    <w:rsid w:val="005C025C"/>
    <w:rsid w:val="005C04F8"/>
    <w:rsid w:val="005C090D"/>
    <w:rsid w:val="005C23F5"/>
    <w:rsid w:val="005C4883"/>
    <w:rsid w:val="005C50B7"/>
    <w:rsid w:val="005C536A"/>
    <w:rsid w:val="005C704D"/>
    <w:rsid w:val="005C731E"/>
    <w:rsid w:val="005C7D55"/>
    <w:rsid w:val="005D2311"/>
    <w:rsid w:val="005D2510"/>
    <w:rsid w:val="005D3C7E"/>
    <w:rsid w:val="005D4DD1"/>
    <w:rsid w:val="005D777B"/>
    <w:rsid w:val="005D77AC"/>
    <w:rsid w:val="005E025C"/>
    <w:rsid w:val="005E2633"/>
    <w:rsid w:val="005E2FEC"/>
    <w:rsid w:val="005E4785"/>
    <w:rsid w:val="005E4F1B"/>
    <w:rsid w:val="005E5F7D"/>
    <w:rsid w:val="005E7CFA"/>
    <w:rsid w:val="005F05EC"/>
    <w:rsid w:val="005F2266"/>
    <w:rsid w:val="005F3E37"/>
    <w:rsid w:val="005F5270"/>
    <w:rsid w:val="005F5588"/>
    <w:rsid w:val="005F581A"/>
    <w:rsid w:val="005F5B39"/>
    <w:rsid w:val="005F7495"/>
    <w:rsid w:val="006022FF"/>
    <w:rsid w:val="0060272B"/>
    <w:rsid w:val="00602B7C"/>
    <w:rsid w:val="006035C9"/>
    <w:rsid w:val="00604B28"/>
    <w:rsid w:val="006054F4"/>
    <w:rsid w:val="00605B96"/>
    <w:rsid w:val="00607069"/>
    <w:rsid w:val="006070AE"/>
    <w:rsid w:val="00610BE7"/>
    <w:rsid w:val="00610D3A"/>
    <w:rsid w:val="006120A1"/>
    <w:rsid w:val="00612FF3"/>
    <w:rsid w:val="006152C3"/>
    <w:rsid w:val="006155BB"/>
    <w:rsid w:val="00615AAE"/>
    <w:rsid w:val="006160A8"/>
    <w:rsid w:val="00617D54"/>
    <w:rsid w:val="00621365"/>
    <w:rsid w:val="00622BBF"/>
    <w:rsid w:val="0062445A"/>
    <w:rsid w:val="00624C24"/>
    <w:rsid w:val="00626602"/>
    <w:rsid w:val="00627AA7"/>
    <w:rsid w:val="00631D62"/>
    <w:rsid w:val="00633004"/>
    <w:rsid w:val="00633584"/>
    <w:rsid w:val="006337A4"/>
    <w:rsid w:val="00634BF4"/>
    <w:rsid w:val="00635581"/>
    <w:rsid w:val="00636687"/>
    <w:rsid w:val="00636A52"/>
    <w:rsid w:val="00636A70"/>
    <w:rsid w:val="0063752A"/>
    <w:rsid w:val="00637BCE"/>
    <w:rsid w:val="00643BDF"/>
    <w:rsid w:val="00644806"/>
    <w:rsid w:val="00646D5B"/>
    <w:rsid w:val="00655404"/>
    <w:rsid w:val="00660581"/>
    <w:rsid w:val="00662E85"/>
    <w:rsid w:val="00663AF6"/>
    <w:rsid w:val="006665FE"/>
    <w:rsid w:val="00666DC8"/>
    <w:rsid w:val="00667742"/>
    <w:rsid w:val="00667A38"/>
    <w:rsid w:val="006702ED"/>
    <w:rsid w:val="0067055B"/>
    <w:rsid w:val="00672E72"/>
    <w:rsid w:val="00673145"/>
    <w:rsid w:val="00674CE1"/>
    <w:rsid w:val="00674E24"/>
    <w:rsid w:val="00676A53"/>
    <w:rsid w:val="006810E1"/>
    <w:rsid w:val="006816BA"/>
    <w:rsid w:val="00683A3A"/>
    <w:rsid w:val="00683EB4"/>
    <w:rsid w:val="00684B8A"/>
    <w:rsid w:val="00687E2C"/>
    <w:rsid w:val="00690BC5"/>
    <w:rsid w:val="00691C47"/>
    <w:rsid w:val="00692688"/>
    <w:rsid w:val="006959B8"/>
    <w:rsid w:val="006A0F0E"/>
    <w:rsid w:val="006A1D04"/>
    <w:rsid w:val="006A2960"/>
    <w:rsid w:val="006A3A54"/>
    <w:rsid w:val="006A4BBB"/>
    <w:rsid w:val="006A4EE8"/>
    <w:rsid w:val="006A597F"/>
    <w:rsid w:val="006A5CB4"/>
    <w:rsid w:val="006A6283"/>
    <w:rsid w:val="006A6ACE"/>
    <w:rsid w:val="006B0DA2"/>
    <w:rsid w:val="006B111A"/>
    <w:rsid w:val="006B14FE"/>
    <w:rsid w:val="006B3F75"/>
    <w:rsid w:val="006B44BA"/>
    <w:rsid w:val="006B7182"/>
    <w:rsid w:val="006B772F"/>
    <w:rsid w:val="006B774B"/>
    <w:rsid w:val="006C0492"/>
    <w:rsid w:val="006C1850"/>
    <w:rsid w:val="006C2BCD"/>
    <w:rsid w:val="006C2E5D"/>
    <w:rsid w:val="006C2F10"/>
    <w:rsid w:val="006C3391"/>
    <w:rsid w:val="006C6D3F"/>
    <w:rsid w:val="006C7970"/>
    <w:rsid w:val="006D10F1"/>
    <w:rsid w:val="006D28CC"/>
    <w:rsid w:val="006D2BB8"/>
    <w:rsid w:val="006D4043"/>
    <w:rsid w:val="006D765C"/>
    <w:rsid w:val="006E0765"/>
    <w:rsid w:val="006E0F6D"/>
    <w:rsid w:val="006E0FDE"/>
    <w:rsid w:val="006E26BE"/>
    <w:rsid w:val="006E3BDC"/>
    <w:rsid w:val="006E40F6"/>
    <w:rsid w:val="006E4A31"/>
    <w:rsid w:val="006E4DA8"/>
    <w:rsid w:val="006E5226"/>
    <w:rsid w:val="006E5977"/>
    <w:rsid w:val="006E655E"/>
    <w:rsid w:val="006E65E2"/>
    <w:rsid w:val="006E6B43"/>
    <w:rsid w:val="006F017D"/>
    <w:rsid w:val="006F1578"/>
    <w:rsid w:val="006F25EA"/>
    <w:rsid w:val="006F2D31"/>
    <w:rsid w:val="006F376B"/>
    <w:rsid w:val="006F4360"/>
    <w:rsid w:val="006F4625"/>
    <w:rsid w:val="006F53E4"/>
    <w:rsid w:val="006F78B1"/>
    <w:rsid w:val="007004CF"/>
    <w:rsid w:val="0070173F"/>
    <w:rsid w:val="007034B3"/>
    <w:rsid w:val="00703718"/>
    <w:rsid w:val="00704383"/>
    <w:rsid w:val="00704CF6"/>
    <w:rsid w:val="007059DE"/>
    <w:rsid w:val="00705C61"/>
    <w:rsid w:val="00706086"/>
    <w:rsid w:val="00706F6D"/>
    <w:rsid w:val="0070710A"/>
    <w:rsid w:val="0071025F"/>
    <w:rsid w:val="007106F9"/>
    <w:rsid w:val="0071117E"/>
    <w:rsid w:val="007114BF"/>
    <w:rsid w:val="00712910"/>
    <w:rsid w:val="00712B21"/>
    <w:rsid w:val="00714D29"/>
    <w:rsid w:val="00715B78"/>
    <w:rsid w:val="007166B2"/>
    <w:rsid w:val="00717DCF"/>
    <w:rsid w:val="00720169"/>
    <w:rsid w:val="00721E74"/>
    <w:rsid w:val="0072211F"/>
    <w:rsid w:val="00722195"/>
    <w:rsid w:val="00722761"/>
    <w:rsid w:val="00724414"/>
    <w:rsid w:val="007249A9"/>
    <w:rsid w:val="00724DA7"/>
    <w:rsid w:val="00725111"/>
    <w:rsid w:val="007251CA"/>
    <w:rsid w:val="00726787"/>
    <w:rsid w:val="00726ABF"/>
    <w:rsid w:val="00727944"/>
    <w:rsid w:val="00727DF6"/>
    <w:rsid w:val="00727E65"/>
    <w:rsid w:val="00730AC4"/>
    <w:rsid w:val="00732B3A"/>
    <w:rsid w:val="00735EF0"/>
    <w:rsid w:val="00736551"/>
    <w:rsid w:val="00737332"/>
    <w:rsid w:val="007409A8"/>
    <w:rsid w:val="007419C2"/>
    <w:rsid w:val="00742EA8"/>
    <w:rsid w:val="00743B58"/>
    <w:rsid w:val="00743CC4"/>
    <w:rsid w:val="00743EF2"/>
    <w:rsid w:val="00747A16"/>
    <w:rsid w:val="00747D88"/>
    <w:rsid w:val="00750579"/>
    <w:rsid w:val="00750597"/>
    <w:rsid w:val="0075092B"/>
    <w:rsid w:val="00751137"/>
    <w:rsid w:val="00751F50"/>
    <w:rsid w:val="007522B9"/>
    <w:rsid w:val="00753306"/>
    <w:rsid w:val="00753367"/>
    <w:rsid w:val="007536D1"/>
    <w:rsid w:val="0075399C"/>
    <w:rsid w:val="007545F4"/>
    <w:rsid w:val="00762128"/>
    <w:rsid w:val="00762C6A"/>
    <w:rsid w:val="00762F11"/>
    <w:rsid w:val="00763F8B"/>
    <w:rsid w:val="0076527E"/>
    <w:rsid w:val="0076656E"/>
    <w:rsid w:val="0076678B"/>
    <w:rsid w:val="00770AB8"/>
    <w:rsid w:val="00770C1A"/>
    <w:rsid w:val="00771773"/>
    <w:rsid w:val="00773F63"/>
    <w:rsid w:val="0077466B"/>
    <w:rsid w:val="007761A0"/>
    <w:rsid w:val="00780999"/>
    <w:rsid w:val="00780DED"/>
    <w:rsid w:val="0078107F"/>
    <w:rsid w:val="0078142F"/>
    <w:rsid w:val="00782F2C"/>
    <w:rsid w:val="0078315D"/>
    <w:rsid w:val="00785A0C"/>
    <w:rsid w:val="00787C83"/>
    <w:rsid w:val="00787CB5"/>
    <w:rsid w:val="00790CD2"/>
    <w:rsid w:val="00790FB0"/>
    <w:rsid w:val="00791C88"/>
    <w:rsid w:val="007924C9"/>
    <w:rsid w:val="00792AF2"/>
    <w:rsid w:val="00793996"/>
    <w:rsid w:val="00793B54"/>
    <w:rsid w:val="00794F6B"/>
    <w:rsid w:val="00794FDA"/>
    <w:rsid w:val="00795B4A"/>
    <w:rsid w:val="00796410"/>
    <w:rsid w:val="00797029"/>
    <w:rsid w:val="007973EC"/>
    <w:rsid w:val="007978EB"/>
    <w:rsid w:val="007A16BF"/>
    <w:rsid w:val="007A1AA6"/>
    <w:rsid w:val="007A3B1E"/>
    <w:rsid w:val="007A4A3E"/>
    <w:rsid w:val="007A5EF9"/>
    <w:rsid w:val="007A6503"/>
    <w:rsid w:val="007A6E1E"/>
    <w:rsid w:val="007B1CFD"/>
    <w:rsid w:val="007B1F37"/>
    <w:rsid w:val="007B2342"/>
    <w:rsid w:val="007B2B03"/>
    <w:rsid w:val="007B3960"/>
    <w:rsid w:val="007B4000"/>
    <w:rsid w:val="007B5742"/>
    <w:rsid w:val="007B6F67"/>
    <w:rsid w:val="007C0A38"/>
    <w:rsid w:val="007C71E6"/>
    <w:rsid w:val="007D1654"/>
    <w:rsid w:val="007D1A51"/>
    <w:rsid w:val="007D2940"/>
    <w:rsid w:val="007D3E56"/>
    <w:rsid w:val="007D4378"/>
    <w:rsid w:val="007D47DF"/>
    <w:rsid w:val="007D501D"/>
    <w:rsid w:val="007D502A"/>
    <w:rsid w:val="007D581E"/>
    <w:rsid w:val="007D62B4"/>
    <w:rsid w:val="007D7189"/>
    <w:rsid w:val="007D744C"/>
    <w:rsid w:val="007E01DD"/>
    <w:rsid w:val="007E0EFD"/>
    <w:rsid w:val="007E0F93"/>
    <w:rsid w:val="007E112E"/>
    <w:rsid w:val="007E2899"/>
    <w:rsid w:val="007E3244"/>
    <w:rsid w:val="007E386A"/>
    <w:rsid w:val="007E3A9B"/>
    <w:rsid w:val="007E47FC"/>
    <w:rsid w:val="007E4AE5"/>
    <w:rsid w:val="007E594B"/>
    <w:rsid w:val="007E6B6C"/>
    <w:rsid w:val="007E6F98"/>
    <w:rsid w:val="007E717D"/>
    <w:rsid w:val="007F1CB0"/>
    <w:rsid w:val="007F2948"/>
    <w:rsid w:val="007F3859"/>
    <w:rsid w:val="007F4C18"/>
    <w:rsid w:val="007F690E"/>
    <w:rsid w:val="007F7147"/>
    <w:rsid w:val="008000ED"/>
    <w:rsid w:val="00801882"/>
    <w:rsid w:val="00802DBD"/>
    <w:rsid w:val="00803644"/>
    <w:rsid w:val="008037BF"/>
    <w:rsid w:val="008079A5"/>
    <w:rsid w:val="00812077"/>
    <w:rsid w:val="00812129"/>
    <w:rsid w:val="00812238"/>
    <w:rsid w:val="00812DF7"/>
    <w:rsid w:val="008158FA"/>
    <w:rsid w:val="00816980"/>
    <w:rsid w:val="00816B53"/>
    <w:rsid w:val="0081717D"/>
    <w:rsid w:val="00820686"/>
    <w:rsid w:val="008209D5"/>
    <w:rsid w:val="00820CE9"/>
    <w:rsid w:val="008221D1"/>
    <w:rsid w:val="00823B92"/>
    <w:rsid w:val="00826857"/>
    <w:rsid w:val="00830A93"/>
    <w:rsid w:val="00830F23"/>
    <w:rsid w:val="0083180B"/>
    <w:rsid w:val="00831D51"/>
    <w:rsid w:val="00832C71"/>
    <w:rsid w:val="00833FC1"/>
    <w:rsid w:val="00834F15"/>
    <w:rsid w:val="008350F0"/>
    <w:rsid w:val="00835A7A"/>
    <w:rsid w:val="00841026"/>
    <w:rsid w:val="00843E9D"/>
    <w:rsid w:val="00844BE7"/>
    <w:rsid w:val="008451C6"/>
    <w:rsid w:val="00845EE4"/>
    <w:rsid w:val="00847115"/>
    <w:rsid w:val="00850D7E"/>
    <w:rsid w:val="00851B97"/>
    <w:rsid w:val="008529A1"/>
    <w:rsid w:val="00852E84"/>
    <w:rsid w:val="0085385E"/>
    <w:rsid w:val="008542C1"/>
    <w:rsid w:val="008548C4"/>
    <w:rsid w:val="00854CEE"/>
    <w:rsid w:val="0085528C"/>
    <w:rsid w:val="008600CF"/>
    <w:rsid w:val="00860BFC"/>
    <w:rsid w:val="00864348"/>
    <w:rsid w:val="00864F39"/>
    <w:rsid w:val="00865FE1"/>
    <w:rsid w:val="0087108C"/>
    <w:rsid w:val="008714ED"/>
    <w:rsid w:val="00871F10"/>
    <w:rsid w:val="0087228D"/>
    <w:rsid w:val="0087437E"/>
    <w:rsid w:val="00874CF1"/>
    <w:rsid w:val="008758FC"/>
    <w:rsid w:val="00875A77"/>
    <w:rsid w:val="00877214"/>
    <w:rsid w:val="00877512"/>
    <w:rsid w:val="00877D5D"/>
    <w:rsid w:val="0088004B"/>
    <w:rsid w:val="0088043A"/>
    <w:rsid w:val="00881B61"/>
    <w:rsid w:val="00882A83"/>
    <w:rsid w:val="00884003"/>
    <w:rsid w:val="00884E61"/>
    <w:rsid w:val="00886217"/>
    <w:rsid w:val="0088689C"/>
    <w:rsid w:val="00887D23"/>
    <w:rsid w:val="00890612"/>
    <w:rsid w:val="00890DD0"/>
    <w:rsid w:val="00895FF5"/>
    <w:rsid w:val="008A1261"/>
    <w:rsid w:val="008A13B3"/>
    <w:rsid w:val="008A44E6"/>
    <w:rsid w:val="008A4FB1"/>
    <w:rsid w:val="008A62F8"/>
    <w:rsid w:val="008A78D1"/>
    <w:rsid w:val="008B0474"/>
    <w:rsid w:val="008B1A48"/>
    <w:rsid w:val="008B2178"/>
    <w:rsid w:val="008B321D"/>
    <w:rsid w:val="008B4145"/>
    <w:rsid w:val="008B7EA0"/>
    <w:rsid w:val="008C0887"/>
    <w:rsid w:val="008C0D64"/>
    <w:rsid w:val="008C147E"/>
    <w:rsid w:val="008C234E"/>
    <w:rsid w:val="008C2D21"/>
    <w:rsid w:val="008C4220"/>
    <w:rsid w:val="008C4C27"/>
    <w:rsid w:val="008C58B2"/>
    <w:rsid w:val="008C5B2F"/>
    <w:rsid w:val="008C5B5B"/>
    <w:rsid w:val="008C5F2C"/>
    <w:rsid w:val="008C728B"/>
    <w:rsid w:val="008C7C70"/>
    <w:rsid w:val="008D03FD"/>
    <w:rsid w:val="008D0E93"/>
    <w:rsid w:val="008D1A8D"/>
    <w:rsid w:val="008D24DB"/>
    <w:rsid w:val="008D3055"/>
    <w:rsid w:val="008D3B79"/>
    <w:rsid w:val="008D3D83"/>
    <w:rsid w:val="008D5180"/>
    <w:rsid w:val="008D65C5"/>
    <w:rsid w:val="008D6C5C"/>
    <w:rsid w:val="008E08F9"/>
    <w:rsid w:val="008E354E"/>
    <w:rsid w:val="008E5C57"/>
    <w:rsid w:val="008F1C1D"/>
    <w:rsid w:val="008F24B8"/>
    <w:rsid w:val="008F43D1"/>
    <w:rsid w:val="008F4C23"/>
    <w:rsid w:val="008F4FD4"/>
    <w:rsid w:val="008F649D"/>
    <w:rsid w:val="008F68E3"/>
    <w:rsid w:val="008F702F"/>
    <w:rsid w:val="008F7C4F"/>
    <w:rsid w:val="00900F47"/>
    <w:rsid w:val="00902242"/>
    <w:rsid w:val="00902EE6"/>
    <w:rsid w:val="009035EF"/>
    <w:rsid w:val="00903628"/>
    <w:rsid w:val="009069FE"/>
    <w:rsid w:val="00907533"/>
    <w:rsid w:val="0091007A"/>
    <w:rsid w:val="009117E4"/>
    <w:rsid w:val="00911CBA"/>
    <w:rsid w:val="00912837"/>
    <w:rsid w:val="00915EF6"/>
    <w:rsid w:val="009169D7"/>
    <w:rsid w:val="009213DA"/>
    <w:rsid w:val="00925E30"/>
    <w:rsid w:val="00926CBF"/>
    <w:rsid w:val="00930962"/>
    <w:rsid w:val="00930F9D"/>
    <w:rsid w:val="00932E3F"/>
    <w:rsid w:val="009333D1"/>
    <w:rsid w:val="009349FE"/>
    <w:rsid w:val="00934AFB"/>
    <w:rsid w:val="00934F24"/>
    <w:rsid w:val="00936BE4"/>
    <w:rsid w:val="00940079"/>
    <w:rsid w:val="00941D9C"/>
    <w:rsid w:val="0094260F"/>
    <w:rsid w:val="00943010"/>
    <w:rsid w:val="00943A65"/>
    <w:rsid w:val="0094415A"/>
    <w:rsid w:val="00945051"/>
    <w:rsid w:val="00946AFB"/>
    <w:rsid w:val="00947332"/>
    <w:rsid w:val="00952003"/>
    <w:rsid w:val="00952182"/>
    <w:rsid w:val="009526B3"/>
    <w:rsid w:val="0095320C"/>
    <w:rsid w:val="009546C9"/>
    <w:rsid w:val="00955813"/>
    <w:rsid w:val="00955A73"/>
    <w:rsid w:val="0095649A"/>
    <w:rsid w:val="00956F50"/>
    <w:rsid w:val="00957241"/>
    <w:rsid w:val="0095725A"/>
    <w:rsid w:val="00957AFD"/>
    <w:rsid w:val="00961D4B"/>
    <w:rsid w:val="00961EA3"/>
    <w:rsid w:val="009631FF"/>
    <w:rsid w:val="00963616"/>
    <w:rsid w:val="0096529D"/>
    <w:rsid w:val="00965580"/>
    <w:rsid w:val="00965F48"/>
    <w:rsid w:val="009669D1"/>
    <w:rsid w:val="00966CDD"/>
    <w:rsid w:val="00966D4C"/>
    <w:rsid w:val="00967AA6"/>
    <w:rsid w:val="0097022C"/>
    <w:rsid w:val="00970D72"/>
    <w:rsid w:val="00971032"/>
    <w:rsid w:val="00971151"/>
    <w:rsid w:val="009713A4"/>
    <w:rsid w:val="00971CFE"/>
    <w:rsid w:val="00974798"/>
    <w:rsid w:val="00974FB4"/>
    <w:rsid w:val="00975AA7"/>
    <w:rsid w:val="009823E8"/>
    <w:rsid w:val="00982924"/>
    <w:rsid w:val="00982E0F"/>
    <w:rsid w:val="00983901"/>
    <w:rsid w:val="00983A52"/>
    <w:rsid w:val="0098492D"/>
    <w:rsid w:val="00984C6F"/>
    <w:rsid w:val="00985CD4"/>
    <w:rsid w:val="00994B39"/>
    <w:rsid w:val="00996C2D"/>
    <w:rsid w:val="00997D99"/>
    <w:rsid w:val="009A0375"/>
    <w:rsid w:val="009A0964"/>
    <w:rsid w:val="009A0A00"/>
    <w:rsid w:val="009A1C8E"/>
    <w:rsid w:val="009A20B1"/>
    <w:rsid w:val="009A25F9"/>
    <w:rsid w:val="009A316C"/>
    <w:rsid w:val="009A3AD0"/>
    <w:rsid w:val="009A424F"/>
    <w:rsid w:val="009A5199"/>
    <w:rsid w:val="009A6766"/>
    <w:rsid w:val="009A7228"/>
    <w:rsid w:val="009A7AEF"/>
    <w:rsid w:val="009B03C4"/>
    <w:rsid w:val="009B0547"/>
    <w:rsid w:val="009B1201"/>
    <w:rsid w:val="009B1F06"/>
    <w:rsid w:val="009B203E"/>
    <w:rsid w:val="009B294C"/>
    <w:rsid w:val="009B4630"/>
    <w:rsid w:val="009B551B"/>
    <w:rsid w:val="009B6DD6"/>
    <w:rsid w:val="009B6F12"/>
    <w:rsid w:val="009B76BB"/>
    <w:rsid w:val="009C011E"/>
    <w:rsid w:val="009C11B1"/>
    <w:rsid w:val="009C2182"/>
    <w:rsid w:val="009C355E"/>
    <w:rsid w:val="009C3FD9"/>
    <w:rsid w:val="009C5008"/>
    <w:rsid w:val="009C5368"/>
    <w:rsid w:val="009C585C"/>
    <w:rsid w:val="009C5913"/>
    <w:rsid w:val="009C60E3"/>
    <w:rsid w:val="009C6191"/>
    <w:rsid w:val="009D1FCD"/>
    <w:rsid w:val="009D2A14"/>
    <w:rsid w:val="009D3BF1"/>
    <w:rsid w:val="009E12E1"/>
    <w:rsid w:val="009E3633"/>
    <w:rsid w:val="009E45D0"/>
    <w:rsid w:val="009E4E94"/>
    <w:rsid w:val="009E65FC"/>
    <w:rsid w:val="009E6FD1"/>
    <w:rsid w:val="009E7201"/>
    <w:rsid w:val="009E78EE"/>
    <w:rsid w:val="009E7BEB"/>
    <w:rsid w:val="009F0A0E"/>
    <w:rsid w:val="009F1629"/>
    <w:rsid w:val="009F2B68"/>
    <w:rsid w:val="009F3F7C"/>
    <w:rsid w:val="009F4047"/>
    <w:rsid w:val="009F5414"/>
    <w:rsid w:val="009F5B1F"/>
    <w:rsid w:val="00A0034A"/>
    <w:rsid w:val="00A0126C"/>
    <w:rsid w:val="00A02403"/>
    <w:rsid w:val="00A03F8A"/>
    <w:rsid w:val="00A07342"/>
    <w:rsid w:val="00A10F96"/>
    <w:rsid w:val="00A122EB"/>
    <w:rsid w:val="00A154AD"/>
    <w:rsid w:val="00A16766"/>
    <w:rsid w:val="00A16E54"/>
    <w:rsid w:val="00A17413"/>
    <w:rsid w:val="00A204CC"/>
    <w:rsid w:val="00A209C7"/>
    <w:rsid w:val="00A21701"/>
    <w:rsid w:val="00A222ED"/>
    <w:rsid w:val="00A2404C"/>
    <w:rsid w:val="00A25B26"/>
    <w:rsid w:val="00A25F2C"/>
    <w:rsid w:val="00A2770E"/>
    <w:rsid w:val="00A27F58"/>
    <w:rsid w:val="00A30051"/>
    <w:rsid w:val="00A304AC"/>
    <w:rsid w:val="00A31A6A"/>
    <w:rsid w:val="00A326AC"/>
    <w:rsid w:val="00A32775"/>
    <w:rsid w:val="00A33543"/>
    <w:rsid w:val="00A34AD6"/>
    <w:rsid w:val="00A371EB"/>
    <w:rsid w:val="00A410FA"/>
    <w:rsid w:val="00A41627"/>
    <w:rsid w:val="00A41E99"/>
    <w:rsid w:val="00A44165"/>
    <w:rsid w:val="00A447A4"/>
    <w:rsid w:val="00A454F2"/>
    <w:rsid w:val="00A45689"/>
    <w:rsid w:val="00A46114"/>
    <w:rsid w:val="00A46678"/>
    <w:rsid w:val="00A46B68"/>
    <w:rsid w:val="00A46C5D"/>
    <w:rsid w:val="00A47C24"/>
    <w:rsid w:val="00A50569"/>
    <w:rsid w:val="00A50F83"/>
    <w:rsid w:val="00A53AE3"/>
    <w:rsid w:val="00A53B35"/>
    <w:rsid w:val="00A543F0"/>
    <w:rsid w:val="00A6076E"/>
    <w:rsid w:val="00A6181F"/>
    <w:rsid w:val="00A64759"/>
    <w:rsid w:val="00A64D03"/>
    <w:rsid w:val="00A65C49"/>
    <w:rsid w:val="00A66123"/>
    <w:rsid w:val="00A66BAB"/>
    <w:rsid w:val="00A67877"/>
    <w:rsid w:val="00A67F93"/>
    <w:rsid w:val="00A70132"/>
    <w:rsid w:val="00A71FAE"/>
    <w:rsid w:val="00A72860"/>
    <w:rsid w:val="00A72C31"/>
    <w:rsid w:val="00A739B1"/>
    <w:rsid w:val="00A75508"/>
    <w:rsid w:val="00A75F0A"/>
    <w:rsid w:val="00A764BE"/>
    <w:rsid w:val="00A77904"/>
    <w:rsid w:val="00A77929"/>
    <w:rsid w:val="00A807E4"/>
    <w:rsid w:val="00A80A23"/>
    <w:rsid w:val="00A80FB6"/>
    <w:rsid w:val="00A82087"/>
    <w:rsid w:val="00A82818"/>
    <w:rsid w:val="00A83464"/>
    <w:rsid w:val="00A8365D"/>
    <w:rsid w:val="00A85350"/>
    <w:rsid w:val="00A8631F"/>
    <w:rsid w:val="00A867C6"/>
    <w:rsid w:val="00A86B2A"/>
    <w:rsid w:val="00A86CF6"/>
    <w:rsid w:val="00A871DD"/>
    <w:rsid w:val="00A87440"/>
    <w:rsid w:val="00A877F5"/>
    <w:rsid w:val="00A90491"/>
    <w:rsid w:val="00A904D3"/>
    <w:rsid w:val="00A905BE"/>
    <w:rsid w:val="00A91E83"/>
    <w:rsid w:val="00A95039"/>
    <w:rsid w:val="00A95E55"/>
    <w:rsid w:val="00A9600F"/>
    <w:rsid w:val="00AA0C4B"/>
    <w:rsid w:val="00AA229E"/>
    <w:rsid w:val="00AA3F58"/>
    <w:rsid w:val="00AA4EAA"/>
    <w:rsid w:val="00AA4FCC"/>
    <w:rsid w:val="00AA547D"/>
    <w:rsid w:val="00AA7AC5"/>
    <w:rsid w:val="00AB015A"/>
    <w:rsid w:val="00AB0535"/>
    <w:rsid w:val="00AB0815"/>
    <w:rsid w:val="00AB0DDC"/>
    <w:rsid w:val="00AB21B3"/>
    <w:rsid w:val="00AB3BEE"/>
    <w:rsid w:val="00AB4CE1"/>
    <w:rsid w:val="00AB503E"/>
    <w:rsid w:val="00AB63CD"/>
    <w:rsid w:val="00AB6BCC"/>
    <w:rsid w:val="00AB7CDA"/>
    <w:rsid w:val="00AC0301"/>
    <w:rsid w:val="00AC5F27"/>
    <w:rsid w:val="00AC5F8D"/>
    <w:rsid w:val="00AC6621"/>
    <w:rsid w:val="00AC6D19"/>
    <w:rsid w:val="00AD03F0"/>
    <w:rsid w:val="00AD051A"/>
    <w:rsid w:val="00AD3067"/>
    <w:rsid w:val="00AD352C"/>
    <w:rsid w:val="00AD368E"/>
    <w:rsid w:val="00AD36CB"/>
    <w:rsid w:val="00AD45BC"/>
    <w:rsid w:val="00AD47A1"/>
    <w:rsid w:val="00AD62A0"/>
    <w:rsid w:val="00AD676D"/>
    <w:rsid w:val="00AD7017"/>
    <w:rsid w:val="00AD7ECA"/>
    <w:rsid w:val="00AE0102"/>
    <w:rsid w:val="00AE0D4A"/>
    <w:rsid w:val="00AE1E6B"/>
    <w:rsid w:val="00AE2BD4"/>
    <w:rsid w:val="00AE2F4D"/>
    <w:rsid w:val="00AE481B"/>
    <w:rsid w:val="00AE51EF"/>
    <w:rsid w:val="00AE5268"/>
    <w:rsid w:val="00AE62F6"/>
    <w:rsid w:val="00AE6B63"/>
    <w:rsid w:val="00AE72E4"/>
    <w:rsid w:val="00AE7E93"/>
    <w:rsid w:val="00AF0C45"/>
    <w:rsid w:val="00AF15A0"/>
    <w:rsid w:val="00AF3AD5"/>
    <w:rsid w:val="00AF3DF4"/>
    <w:rsid w:val="00AF40E3"/>
    <w:rsid w:val="00AF42CF"/>
    <w:rsid w:val="00AF4C5C"/>
    <w:rsid w:val="00AF570B"/>
    <w:rsid w:val="00AF6E6D"/>
    <w:rsid w:val="00AF74BA"/>
    <w:rsid w:val="00B00974"/>
    <w:rsid w:val="00B01AD4"/>
    <w:rsid w:val="00B01F2D"/>
    <w:rsid w:val="00B02864"/>
    <w:rsid w:val="00B03429"/>
    <w:rsid w:val="00B03C65"/>
    <w:rsid w:val="00B03EC5"/>
    <w:rsid w:val="00B048A8"/>
    <w:rsid w:val="00B070A4"/>
    <w:rsid w:val="00B10350"/>
    <w:rsid w:val="00B114D9"/>
    <w:rsid w:val="00B125BA"/>
    <w:rsid w:val="00B1403D"/>
    <w:rsid w:val="00B15B45"/>
    <w:rsid w:val="00B17E88"/>
    <w:rsid w:val="00B2013E"/>
    <w:rsid w:val="00B20248"/>
    <w:rsid w:val="00B2032F"/>
    <w:rsid w:val="00B213B7"/>
    <w:rsid w:val="00B21EAE"/>
    <w:rsid w:val="00B225B5"/>
    <w:rsid w:val="00B22637"/>
    <w:rsid w:val="00B24118"/>
    <w:rsid w:val="00B24D55"/>
    <w:rsid w:val="00B261E4"/>
    <w:rsid w:val="00B271B6"/>
    <w:rsid w:val="00B27225"/>
    <w:rsid w:val="00B27DD7"/>
    <w:rsid w:val="00B3303F"/>
    <w:rsid w:val="00B33224"/>
    <w:rsid w:val="00B4074B"/>
    <w:rsid w:val="00B409F6"/>
    <w:rsid w:val="00B419A4"/>
    <w:rsid w:val="00B41BA1"/>
    <w:rsid w:val="00B46591"/>
    <w:rsid w:val="00B46A72"/>
    <w:rsid w:val="00B5030F"/>
    <w:rsid w:val="00B51999"/>
    <w:rsid w:val="00B519D3"/>
    <w:rsid w:val="00B53378"/>
    <w:rsid w:val="00B53952"/>
    <w:rsid w:val="00B53A23"/>
    <w:rsid w:val="00B53F3C"/>
    <w:rsid w:val="00B556A4"/>
    <w:rsid w:val="00B565FC"/>
    <w:rsid w:val="00B56ECE"/>
    <w:rsid w:val="00B60147"/>
    <w:rsid w:val="00B60AEC"/>
    <w:rsid w:val="00B621DF"/>
    <w:rsid w:val="00B63284"/>
    <w:rsid w:val="00B632A9"/>
    <w:rsid w:val="00B63756"/>
    <w:rsid w:val="00B648CC"/>
    <w:rsid w:val="00B67A0D"/>
    <w:rsid w:val="00B67BCE"/>
    <w:rsid w:val="00B700BD"/>
    <w:rsid w:val="00B70243"/>
    <w:rsid w:val="00B72357"/>
    <w:rsid w:val="00B7298E"/>
    <w:rsid w:val="00B72A38"/>
    <w:rsid w:val="00B73BFB"/>
    <w:rsid w:val="00B74E81"/>
    <w:rsid w:val="00B76163"/>
    <w:rsid w:val="00B77502"/>
    <w:rsid w:val="00B777BC"/>
    <w:rsid w:val="00B80039"/>
    <w:rsid w:val="00B801D8"/>
    <w:rsid w:val="00B801E1"/>
    <w:rsid w:val="00B80A29"/>
    <w:rsid w:val="00B8141C"/>
    <w:rsid w:val="00B8505B"/>
    <w:rsid w:val="00B85439"/>
    <w:rsid w:val="00B859C4"/>
    <w:rsid w:val="00B8688C"/>
    <w:rsid w:val="00B878A6"/>
    <w:rsid w:val="00B90D75"/>
    <w:rsid w:val="00B9398C"/>
    <w:rsid w:val="00B93A8F"/>
    <w:rsid w:val="00B93D64"/>
    <w:rsid w:val="00B93F37"/>
    <w:rsid w:val="00B9481D"/>
    <w:rsid w:val="00B96A70"/>
    <w:rsid w:val="00B96FA7"/>
    <w:rsid w:val="00B9779C"/>
    <w:rsid w:val="00B97F78"/>
    <w:rsid w:val="00BA11D8"/>
    <w:rsid w:val="00BA2986"/>
    <w:rsid w:val="00BA31F6"/>
    <w:rsid w:val="00BA4DA2"/>
    <w:rsid w:val="00BA5448"/>
    <w:rsid w:val="00BA5C60"/>
    <w:rsid w:val="00BA6F5B"/>
    <w:rsid w:val="00BB0769"/>
    <w:rsid w:val="00BB1638"/>
    <w:rsid w:val="00BB18C6"/>
    <w:rsid w:val="00BB1AEF"/>
    <w:rsid w:val="00BB2FD5"/>
    <w:rsid w:val="00BB3139"/>
    <w:rsid w:val="00BB31B3"/>
    <w:rsid w:val="00BB3899"/>
    <w:rsid w:val="00BB39DF"/>
    <w:rsid w:val="00BB3C7A"/>
    <w:rsid w:val="00BB4306"/>
    <w:rsid w:val="00BB4A3C"/>
    <w:rsid w:val="00BB4DE2"/>
    <w:rsid w:val="00BB59C7"/>
    <w:rsid w:val="00BB6290"/>
    <w:rsid w:val="00BB7E3F"/>
    <w:rsid w:val="00BC029D"/>
    <w:rsid w:val="00BC0703"/>
    <w:rsid w:val="00BC119B"/>
    <w:rsid w:val="00BC13E5"/>
    <w:rsid w:val="00BC497A"/>
    <w:rsid w:val="00BC549A"/>
    <w:rsid w:val="00BC5DC1"/>
    <w:rsid w:val="00BC5EE6"/>
    <w:rsid w:val="00BC631B"/>
    <w:rsid w:val="00BD0840"/>
    <w:rsid w:val="00BD1ED6"/>
    <w:rsid w:val="00BD1FCE"/>
    <w:rsid w:val="00BD2CBD"/>
    <w:rsid w:val="00BD2F83"/>
    <w:rsid w:val="00BD402E"/>
    <w:rsid w:val="00BD5C99"/>
    <w:rsid w:val="00BD5DB0"/>
    <w:rsid w:val="00BE08CD"/>
    <w:rsid w:val="00BE0FA5"/>
    <w:rsid w:val="00BE17F2"/>
    <w:rsid w:val="00BE274E"/>
    <w:rsid w:val="00BE386A"/>
    <w:rsid w:val="00BE3BBC"/>
    <w:rsid w:val="00BE3CBC"/>
    <w:rsid w:val="00BE457B"/>
    <w:rsid w:val="00BE559D"/>
    <w:rsid w:val="00BE62C4"/>
    <w:rsid w:val="00BE746D"/>
    <w:rsid w:val="00BE747F"/>
    <w:rsid w:val="00BE7C53"/>
    <w:rsid w:val="00BF0B4E"/>
    <w:rsid w:val="00BF4F29"/>
    <w:rsid w:val="00BF778A"/>
    <w:rsid w:val="00C0046D"/>
    <w:rsid w:val="00C041C3"/>
    <w:rsid w:val="00C04DC7"/>
    <w:rsid w:val="00C068C5"/>
    <w:rsid w:val="00C10DFC"/>
    <w:rsid w:val="00C123F6"/>
    <w:rsid w:val="00C12F90"/>
    <w:rsid w:val="00C1458E"/>
    <w:rsid w:val="00C15923"/>
    <w:rsid w:val="00C17B6A"/>
    <w:rsid w:val="00C203A4"/>
    <w:rsid w:val="00C20A03"/>
    <w:rsid w:val="00C20A63"/>
    <w:rsid w:val="00C23A51"/>
    <w:rsid w:val="00C252BE"/>
    <w:rsid w:val="00C30D1C"/>
    <w:rsid w:val="00C30D41"/>
    <w:rsid w:val="00C30DDA"/>
    <w:rsid w:val="00C312A8"/>
    <w:rsid w:val="00C31435"/>
    <w:rsid w:val="00C32F94"/>
    <w:rsid w:val="00C35474"/>
    <w:rsid w:val="00C35A52"/>
    <w:rsid w:val="00C360FD"/>
    <w:rsid w:val="00C36F2C"/>
    <w:rsid w:val="00C37321"/>
    <w:rsid w:val="00C37356"/>
    <w:rsid w:val="00C37AE2"/>
    <w:rsid w:val="00C41678"/>
    <w:rsid w:val="00C4288B"/>
    <w:rsid w:val="00C4448F"/>
    <w:rsid w:val="00C444DB"/>
    <w:rsid w:val="00C50695"/>
    <w:rsid w:val="00C50DA7"/>
    <w:rsid w:val="00C5175F"/>
    <w:rsid w:val="00C53B8B"/>
    <w:rsid w:val="00C5505D"/>
    <w:rsid w:val="00C565EC"/>
    <w:rsid w:val="00C56C3B"/>
    <w:rsid w:val="00C60EC9"/>
    <w:rsid w:val="00C615D1"/>
    <w:rsid w:val="00C615F7"/>
    <w:rsid w:val="00C636C7"/>
    <w:rsid w:val="00C63989"/>
    <w:rsid w:val="00C65453"/>
    <w:rsid w:val="00C66C3E"/>
    <w:rsid w:val="00C708CD"/>
    <w:rsid w:val="00C70FF3"/>
    <w:rsid w:val="00C71858"/>
    <w:rsid w:val="00C71D5E"/>
    <w:rsid w:val="00C722C7"/>
    <w:rsid w:val="00C7382F"/>
    <w:rsid w:val="00C738C9"/>
    <w:rsid w:val="00C757D8"/>
    <w:rsid w:val="00C80266"/>
    <w:rsid w:val="00C84367"/>
    <w:rsid w:val="00C8446C"/>
    <w:rsid w:val="00C8501F"/>
    <w:rsid w:val="00C8654F"/>
    <w:rsid w:val="00C87A9A"/>
    <w:rsid w:val="00C90619"/>
    <w:rsid w:val="00C940E2"/>
    <w:rsid w:val="00C95CC3"/>
    <w:rsid w:val="00C95FEE"/>
    <w:rsid w:val="00CA0AB0"/>
    <w:rsid w:val="00CA4805"/>
    <w:rsid w:val="00CA6D5D"/>
    <w:rsid w:val="00CA6DBD"/>
    <w:rsid w:val="00CB2893"/>
    <w:rsid w:val="00CB6CBB"/>
    <w:rsid w:val="00CB6EB6"/>
    <w:rsid w:val="00CB7AFF"/>
    <w:rsid w:val="00CB7C87"/>
    <w:rsid w:val="00CC087A"/>
    <w:rsid w:val="00CC19B4"/>
    <w:rsid w:val="00CC28EB"/>
    <w:rsid w:val="00CC29D6"/>
    <w:rsid w:val="00CC380F"/>
    <w:rsid w:val="00CC656C"/>
    <w:rsid w:val="00CC71BF"/>
    <w:rsid w:val="00CD242D"/>
    <w:rsid w:val="00CD57DB"/>
    <w:rsid w:val="00CD63E0"/>
    <w:rsid w:val="00CD6F5F"/>
    <w:rsid w:val="00CD7722"/>
    <w:rsid w:val="00CE0F3E"/>
    <w:rsid w:val="00CE1661"/>
    <w:rsid w:val="00CE1F76"/>
    <w:rsid w:val="00CE2C0B"/>
    <w:rsid w:val="00CE311B"/>
    <w:rsid w:val="00CE4249"/>
    <w:rsid w:val="00CE4672"/>
    <w:rsid w:val="00CE5D61"/>
    <w:rsid w:val="00CE7CE3"/>
    <w:rsid w:val="00CF000B"/>
    <w:rsid w:val="00CF32D0"/>
    <w:rsid w:val="00CF3F87"/>
    <w:rsid w:val="00CF494E"/>
    <w:rsid w:val="00CF5499"/>
    <w:rsid w:val="00CF692B"/>
    <w:rsid w:val="00D00758"/>
    <w:rsid w:val="00D00B36"/>
    <w:rsid w:val="00D050BB"/>
    <w:rsid w:val="00D06196"/>
    <w:rsid w:val="00D06646"/>
    <w:rsid w:val="00D06665"/>
    <w:rsid w:val="00D06D7B"/>
    <w:rsid w:val="00D103F0"/>
    <w:rsid w:val="00D14395"/>
    <w:rsid w:val="00D14E67"/>
    <w:rsid w:val="00D1598A"/>
    <w:rsid w:val="00D15A68"/>
    <w:rsid w:val="00D1683F"/>
    <w:rsid w:val="00D173CF"/>
    <w:rsid w:val="00D20E40"/>
    <w:rsid w:val="00D22A97"/>
    <w:rsid w:val="00D2326D"/>
    <w:rsid w:val="00D23D1D"/>
    <w:rsid w:val="00D2425C"/>
    <w:rsid w:val="00D25FB7"/>
    <w:rsid w:val="00D26921"/>
    <w:rsid w:val="00D26E43"/>
    <w:rsid w:val="00D26F85"/>
    <w:rsid w:val="00D2731B"/>
    <w:rsid w:val="00D30C3A"/>
    <w:rsid w:val="00D31884"/>
    <w:rsid w:val="00D32CE9"/>
    <w:rsid w:val="00D33BAC"/>
    <w:rsid w:val="00D35095"/>
    <w:rsid w:val="00D36195"/>
    <w:rsid w:val="00D362E1"/>
    <w:rsid w:val="00D3719F"/>
    <w:rsid w:val="00D37775"/>
    <w:rsid w:val="00D37BB1"/>
    <w:rsid w:val="00D41739"/>
    <w:rsid w:val="00D430F1"/>
    <w:rsid w:val="00D4400D"/>
    <w:rsid w:val="00D4458C"/>
    <w:rsid w:val="00D4595F"/>
    <w:rsid w:val="00D47C2E"/>
    <w:rsid w:val="00D510EF"/>
    <w:rsid w:val="00D51CD3"/>
    <w:rsid w:val="00D53629"/>
    <w:rsid w:val="00D54CEE"/>
    <w:rsid w:val="00D5565F"/>
    <w:rsid w:val="00D56A53"/>
    <w:rsid w:val="00D56FD0"/>
    <w:rsid w:val="00D5702A"/>
    <w:rsid w:val="00D60FAA"/>
    <w:rsid w:val="00D6191A"/>
    <w:rsid w:val="00D61AAE"/>
    <w:rsid w:val="00D66091"/>
    <w:rsid w:val="00D67AC8"/>
    <w:rsid w:val="00D70DF0"/>
    <w:rsid w:val="00D70F9A"/>
    <w:rsid w:val="00D7151A"/>
    <w:rsid w:val="00D72B46"/>
    <w:rsid w:val="00D74021"/>
    <w:rsid w:val="00D75A92"/>
    <w:rsid w:val="00D763E7"/>
    <w:rsid w:val="00D7652B"/>
    <w:rsid w:val="00D77D2B"/>
    <w:rsid w:val="00D80094"/>
    <w:rsid w:val="00D8036D"/>
    <w:rsid w:val="00D8276C"/>
    <w:rsid w:val="00D82EAE"/>
    <w:rsid w:val="00D83E83"/>
    <w:rsid w:val="00D844DF"/>
    <w:rsid w:val="00D84C57"/>
    <w:rsid w:val="00D85A1A"/>
    <w:rsid w:val="00D864B9"/>
    <w:rsid w:val="00D870CE"/>
    <w:rsid w:val="00D875FB"/>
    <w:rsid w:val="00D93723"/>
    <w:rsid w:val="00D940D3"/>
    <w:rsid w:val="00D944E5"/>
    <w:rsid w:val="00D94FE1"/>
    <w:rsid w:val="00D954DA"/>
    <w:rsid w:val="00D95641"/>
    <w:rsid w:val="00D9619A"/>
    <w:rsid w:val="00D97DF6"/>
    <w:rsid w:val="00DA1807"/>
    <w:rsid w:val="00DA21AC"/>
    <w:rsid w:val="00DA2449"/>
    <w:rsid w:val="00DA52E7"/>
    <w:rsid w:val="00DA5985"/>
    <w:rsid w:val="00DA5FC3"/>
    <w:rsid w:val="00DA6803"/>
    <w:rsid w:val="00DA6F06"/>
    <w:rsid w:val="00DA6F23"/>
    <w:rsid w:val="00DA7D04"/>
    <w:rsid w:val="00DB1FAD"/>
    <w:rsid w:val="00DB3A6D"/>
    <w:rsid w:val="00DB3B91"/>
    <w:rsid w:val="00DB4ED5"/>
    <w:rsid w:val="00DB7946"/>
    <w:rsid w:val="00DB7EDD"/>
    <w:rsid w:val="00DC0E9D"/>
    <w:rsid w:val="00DC14E5"/>
    <w:rsid w:val="00DC57D9"/>
    <w:rsid w:val="00DC721D"/>
    <w:rsid w:val="00DD1BC0"/>
    <w:rsid w:val="00DD3CA3"/>
    <w:rsid w:val="00DD4E7D"/>
    <w:rsid w:val="00DD61FD"/>
    <w:rsid w:val="00DD72DC"/>
    <w:rsid w:val="00DE130D"/>
    <w:rsid w:val="00DE19BF"/>
    <w:rsid w:val="00DE2004"/>
    <w:rsid w:val="00DE2726"/>
    <w:rsid w:val="00DE293D"/>
    <w:rsid w:val="00DE2DDA"/>
    <w:rsid w:val="00DE31EC"/>
    <w:rsid w:val="00DE500F"/>
    <w:rsid w:val="00DE52BD"/>
    <w:rsid w:val="00DE668D"/>
    <w:rsid w:val="00DF14AA"/>
    <w:rsid w:val="00DF3DCB"/>
    <w:rsid w:val="00DF4703"/>
    <w:rsid w:val="00DF6A3A"/>
    <w:rsid w:val="00DF77D6"/>
    <w:rsid w:val="00E0050B"/>
    <w:rsid w:val="00E00709"/>
    <w:rsid w:val="00E01E89"/>
    <w:rsid w:val="00E0243D"/>
    <w:rsid w:val="00E032FD"/>
    <w:rsid w:val="00E03AEC"/>
    <w:rsid w:val="00E105A5"/>
    <w:rsid w:val="00E10D2D"/>
    <w:rsid w:val="00E11596"/>
    <w:rsid w:val="00E122F6"/>
    <w:rsid w:val="00E13031"/>
    <w:rsid w:val="00E13F07"/>
    <w:rsid w:val="00E1458E"/>
    <w:rsid w:val="00E14702"/>
    <w:rsid w:val="00E14D59"/>
    <w:rsid w:val="00E16DC5"/>
    <w:rsid w:val="00E17813"/>
    <w:rsid w:val="00E17858"/>
    <w:rsid w:val="00E2049B"/>
    <w:rsid w:val="00E23512"/>
    <w:rsid w:val="00E240B4"/>
    <w:rsid w:val="00E24841"/>
    <w:rsid w:val="00E24884"/>
    <w:rsid w:val="00E25979"/>
    <w:rsid w:val="00E25BB7"/>
    <w:rsid w:val="00E25E3D"/>
    <w:rsid w:val="00E27BE1"/>
    <w:rsid w:val="00E30F87"/>
    <w:rsid w:val="00E31DAE"/>
    <w:rsid w:val="00E32FC2"/>
    <w:rsid w:val="00E330ED"/>
    <w:rsid w:val="00E347B1"/>
    <w:rsid w:val="00E349DD"/>
    <w:rsid w:val="00E35521"/>
    <w:rsid w:val="00E35969"/>
    <w:rsid w:val="00E35CD5"/>
    <w:rsid w:val="00E35FB9"/>
    <w:rsid w:val="00E3687A"/>
    <w:rsid w:val="00E41555"/>
    <w:rsid w:val="00E4430D"/>
    <w:rsid w:val="00E45EDD"/>
    <w:rsid w:val="00E460FE"/>
    <w:rsid w:val="00E46310"/>
    <w:rsid w:val="00E46DC8"/>
    <w:rsid w:val="00E47222"/>
    <w:rsid w:val="00E50F1B"/>
    <w:rsid w:val="00E512F2"/>
    <w:rsid w:val="00E535C5"/>
    <w:rsid w:val="00E53910"/>
    <w:rsid w:val="00E557FD"/>
    <w:rsid w:val="00E603E8"/>
    <w:rsid w:val="00E60427"/>
    <w:rsid w:val="00E61B6C"/>
    <w:rsid w:val="00E626F4"/>
    <w:rsid w:val="00E6303D"/>
    <w:rsid w:val="00E6320C"/>
    <w:rsid w:val="00E63E85"/>
    <w:rsid w:val="00E6780B"/>
    <w:rsid w:val="00E67D90"/>
    <w:rsid w:val="00E67F29"/>
    <w:rsid w:val="00E70619"/>
    <w:rsid w:val="00E72BD9"/>
    <w:rsid w:val="00E73E06"/>
    <w:rsid w:val="00E74D9D"/>
    <w:rsid w:val="00E750C7"/>
    <w:rsid w:val="00E80FC8"/>
    <w:rsid w:val="00E81861"/>
    <w:rsid w:val="00E821A2"/>
    <w:rsid w:val="00E82E00"/>
    <w:rsid w:val="00E8412F"/>
    <w:rsid w:val="00E87DD4"/>
    <w:rsid w:val="00E90A34"/>
    <w:rsid w:val="00E9115B"/>
    <w:rsid w:val="00E91E66"/>
    <w:rsid w:val="00E93D3C"/>
    <w:rsid w:val="00E968F8"/>
    <w:rsid w:val="00E96E2B"/>
    <w:rsid w:val="00EA0387"/>
    <w:rsid w:val="00EA31FB"/>
    <w:rsid w:val="00EA5B15"/>
    <w:rsid w:val="00EA6A99"/>
    <w:rsid w:val="00EA6DDE"/>
    <w:rsid w:val="00EB018A"/>
    <w:rsid w:val="00EB07E6"/>
    <w:rsid w:val="00EB0AED"/>
    <w:rsid w:val="00EB13F0"/>
    <w:rsid w:val="00EB19F3"/>
    <w:rsid w:val="00EB269B"/>
    <w:rsid w:val="00EB3ED5"/>
    <w:rsid w:val="00EB6C0E"/>
    <w:rsid w:val="00EC1670"/>
    <w:rsid w:val="00EC1F91"/>
    <w:rsid w:val="00EC2032"/>
    <w:rsid w:val="00EC3158"/>
    <w:rsid w:val="00EC3C5B"/>
    <w:rsid w:val="00EC4699"/>
    <w:rsid w:val="00EC58A1"/>
    <w:rsid w:val="00EC5A06"/>
    <w:rsid w:val="00EC62B4"/>
    <w:rsid w:val="00EC6E8B"/>
    <w:rsid w:val="00ED01DF"/>
    <w:rsid w:val="00ED205E"/>
    <w:rsid w:val="00ED2299"/>
    <w:rsid w:val="00ED2A14"/>
    <w:rsid w:val="00ED2B38"/>
    <w:rsid w:val="00ED2B97"/>
    <w:rsid w:val="00ED41A4"/>
    <w:rsid w:val="00ED4458"/>
    <w:rsid w:val="00ED668A"/>
    <w:rsid w:val="00ED6D36"/>
    <w:rsid w:val="00ED7F34"/>
    <w:rsid w:val="00EE04A3"/>
    <w:rsid w:val="00EE0941"/>
    <w:rsid w:val="00EE0BE2"/>
    <w:rsid w:val="00EE1942"/>
    <w:rsid w:val="00EE24CF"/>
    <w:rsid w:val="00EE442C"/>
    <w:rsid w:val="00EE550F"/>
    <w:rsid w:val="00EE719C"/>
    <w:rsid w:val="00EF0036"/>
    <w:rsid w:val="00EF18C8"/>
    <w:rsid w:val="00EF1F88"/>
    <w:rsid w:val="00EF2D37"/>
    <w:rsid w:val="00EF3D8B"/>
    <w:rsid w:val="00EF5002"/>
    <w:rsid w:val="00EF5708"/>
    <w:rsid w:val="00EF6A30"/>
    <w:rsid w:val="00EF7F47"/>
    <w:rsid w:val="00F005AA"/>
    <w:rsid w:val="00F024A7"/>
    <w:rsid w:val="00F02FD3"/>
    <w:rsid w:val="00F035BB"/>
    <w:rsid w:val="00F03C7F"/>
    <w:rsid w:val="00F056EF"/>
    <w:rsid w:val="00F06D9A"/>
    <w:rsid w:val="00F07ED7"/>
    <w:rsid w:val="00F10D0E"/>
    <w:rsid w:val="00F144F5"/>
    <w:rsid w:val="00F14575"/>
    <w:rsid w:val="00F161BD"/>
    <w:rsid w:val="00F17F74"/>
    <w:rsid w:val="00F20580"/>
    <w:rsid w:val="00F20CEB"/>
    <w:rsid w:val="00F214D2"/>
    <w:rsid w:val="00F21A53"/>
    <w:rsid w:val="00F224E0"/>
    <w:rsid w:val="00F24103"/>
    <w:rsid w:val="00F246D5"/>
    <w:rsid w:val="00F24DB0"/>
    <w:rsid w:val="00F25677"/>
    <w:rsid w:val="00F25F11"/>
    <w:rsid w:val="00F261C3"/>
    <w:rsid w:val="00F264A7"/>
    <w:rsid w:val="00F2707C"/>
    <w:rsid w:val="00F27847"/>
    <w:rsid w:val="00F3059E"/>
    <w:rsid w:val="00F330C9"/>
    <w:rsid w:val="00F33B38"/>
    <w:rsid w:val="00F33FDA"/>
    <w:rsid w:val="00F35BBB"/>
    <w:rsid w:val="00F35F15"/>
    <w:rsid w:val="00F364A7"/>
    <w:rsid w:val="00F36E6A"/>
    <w:rsid w:val="00F3725C"/>
    <w:rsid w:val="00F401B8"/>
    <w:rsid w:val="00F42B9F"/>
    <w:rsid w:val="00F451A3"/>
    <w:rsid w:val="00F454D3"/>
    <w:rsid w:val="00F45E4D"/>
    <w:rsid w:val="00F46988"/>
    <w:rsid w:val="00F46A38"/>
    <w:rsid w:val="00F47239"/>
    <w:rsid w:val="00F55B23"/>
    <w:rsid w:val="00F5602D"/>
    <w:rsid w:val="00F56752"/>
    <w:rsid w:val="00F60A38"/>
    <w:rsid w:val="00F629D0"/>
    <w:rsid w:val="00F649A5"/>
    <w:rsid w:val="00F72601"/>
    <w:rsid w:val="00F729B2"/>
    <w:rsid w:val="00F73E88"/>
    <w:rsid w:val="00F7509E"/>
    <w:rsid w:val="00F75A94"/>
    <w:rsid w:val="00F807F6"/>
    <w:rsid w:val="00F80D5D"/>
    <w:rsid w:val="00F818BB"/>
    <w:rsid w:val="00F83A88"/>
    <w:rsid w:val="00F8469C"/>
    <w:rsid w:val="00F84A33"/>
    <w:rsid w:val="00F859D2"/>
    <w:rsid w:val="00F869A3"/>
    <w:rsid w:val="00F90A20"/>
    <w:rsid w:val="00F91A55"/>
    <w:rsid w:val="00F91CB9"/>
    <w:rsid w:val="00F92855"/>
    <w:rsid w:val="00F93302"/>
    <w:rsid w:val="00F941A6"/>
    <w:rsid w:val="00F946FE"/>
    <w:rsid w:val="00F95F1E"/>
    <w:rsid w:val="00F96641"/>
    <w:rsid w:val="00F969AB"/>
    <w:rsid w:val="00F973C0"/>
    <w:rsid w:val="00FA0163"/>
    <w:rsid w:val="00FA1338"/>
    <w:rsid w:val="00FA2F62"/>
    <w:rsid w:val="00FA46C6"/>
    <w:rsid w:val="00FA6B2E"/>
    <w:rsid w:val="00FA71B1"/>
    <w:rsid w:val="00FB20EA"/>
    <w:rsid w:val="00FB22C7"/>
    <w:rsid w:val="00FB2417"/>
    <w:rsid w:val="00FB2480"/>
    <w:rsid w:val="00FB36A5"/>
    <w:rsid w:val="00FB49C8"/>
    <w:rsid w:val="00FB6698"/>
    <w:rsid w:val="00FB74E8"/>
    <w:rsid w:val="00FC0216"/>
    <w:rsid w:val="00FC2227"/>
    <w:rsid w:val="00FC2B9E"/>
    <w:rsid w:val="00FC2DF5"/>
    <w:rsid w:val="00FC309C"/>
    <w:rsid w:val="00FC3992"/>
    <w:rsid w:val="00FC3F58"/>
    <w:rsid w:val="00FC5E3A"/>
    <w:rsid w:val="00FD028A"/>
    <w:rsid w:val="00FD0AC0"/>
    <w:rsid w:val="00FD0D37"/>
    <w:rsid w:val="00FD22C5"/>
    <w:rsid w:val="00FD31A8"/>
    <w:rsid w:val="00FD4E59"/>
    <w:rsid w:val="00FD4F10"/>
    <w:rsid w:val="00FD51F2"/>
    <w:rsid w:val="00FD54D3"/>
    <w:rsid w:val="00FD59F0"/>
    <w:rsid w:val="00FD6DF8"/>
    <w:rsid w:val="00FD7AD8"/>
    <w:rsid w:val="00FE0517"/>
    <w:rsid w:val="00FE1881"/>
    <w:rsid w:val="00FE2BF4"/>
    <w:rsid w:val="00FE3704"/>
    <w:rsid w:val="00FE3F5C"/>
    <w:rsid w:val="00FE68F7"/>
    <w:rsid w:val="00FE6CA1"/>
    <w:rsid w:val="00FE703C"/>
    <w:rsid w:val="00FE7F26"/>
    <w:rsid w:val="00FF0FAF"/>
    <w:rsid w:val="00FF18FB"/>
    <w:rsid w:val="00FF211C"/>
    <w:rsid w:val="00FF316D"/>
    <w:rsid w:val="00FF326B"/>
    <w:rsid w:val="00FF3AB6"/>
    <w:rsid w:val="00FF4234"/>
    <w:rsid w:val="00FF5516"/>
    <w:rsid w:val="00FF5D5B"/>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4B2F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99"/>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7A2B"/>
    <w:pPr>
      <w:spacing w:before="120" w:after="120"/>
    </w:pPr>
  </w:style>
  <w:style w:type="paragraph" w:styleId="Heading1">
    <w:name w:val="heading 1"/>
    <w:basedOn w:val="Normal"/>
    <w:next w:val="Normal"/>
    <w:qFormat/>
    <w:rsid w:val="00FC2B9E"/>
    <w:pPr>
      <w:keepNext/>
      <w:pageBreakBefore/>
      <w:numPr>
        <w:numId w:val="1"/>
      </w:numPr>
      <w:spacing w:before="240" w:after="240"/>
      <w:outlineLvl w:val="0"/>
    </w:pPr>
    <w:rPr>
      <w:rFonts w:ascii="Arial" w:hAnsi="Arial"/>
      <w:b/>
      <w:caps/>
    </w:rPr>
  </w:style>
  <w:style w:type="paragraph" w:styleId="Heading2">
    <w:name w:val="heading 2"/>
    <w:basedOn w:val="Normal"/>
    <w:next w:val="Normal"/>
    <w:qFormat/>
    <w:rsid w:val="00AD352C"/>
    <w:pPr>
      <w:keepNext/>
      <w:numPr>
        <w:ilvl w:val="1"/>
        <w:numId w:val="1"/>
      </w:numPr>
      <w:spacing w:before="240" w:after="240"/>
      <w:outlineLvl w:val="1"/>
    </w:pPr>
    <w:rPr>
      <w:rFonts w:cs="Arial"/>
      <w:b/>
      <w:bCs/>
      <w:iCs/>
    </w:rPr>
  </w:style>
  <w:style w:type="paragraph" w:styleId="Heading3">
    <w:name w:val="heading 3"/>
    <w:basedOn w:val="Normal"/>
    <w:next w:val="Normal"/>
    <w:link w:val="Heading3Char"/>
    <w:qFormat/>
    <w:rsid w:val="00E90A34"/>
    <w:pPr>
      <w:keepNext/>
      <w:numPr>
        <w:ilvl w:val="2"/>
        <w:numId w:val="1"/>
      </w:numPr>
      <w:tabs>
        <w:tab w:val="clear" w:pos="2700"/>
        <w:tab w:val="num" w:pos="0"/>
      </w:tabs>
      <w:spacing w:before="240" w:after="240"/>
      <w:ind w:left="720"/>
      <w:contextualSpacing/>
      <w:outlineLvl w:val="2"/>
    </w:pPr>
    <w:rPr>
      <w:rFonts w:ascii="Arial" w:hAnsi="Arial" w:cs="Arial"/>
      <w:b/>
      <w:bCs/>
      <w:szCs w:val="26"/>
    </w:rPr>
  </w:style>
  <w:style w:type="paragraph" w:styleId="Heading4">
    <w:name w:val="heading 4"/>
    <w:basedOn w:val="Normal"/>
    <w:next w:val="Normal"/>
    <w:qFormat/>
    <w:rsid w:val="00DE2726"/>
    <w:pPr>
      <w:keepNext/>
      <w:numPr>
        <w:ilvl w:val="3"/>
        <w:numId w:val="1"/>
      </w:numPr>
      <w:tabs>
        <w:tab w:val="left" w:pos="864"/>
      </w:tabs>
      <w:spacing w:before="240" w:after="240"/>
      <w:contextualSpacing/>
      <w:outlineLvl w:val="3"/>
    </w:pPr>
    <w:rPr>
      <w:rFonts w:ascii="Arial" w:hAnsi="Arial"/>
      <w:b/>
      <w:bCs/>
    </w:rPr>
  </w:style>
  <w:style w:type="paragraph" w:styleId="Heading5">
    <w:name w:val="heading 5"/>
    <w:basedOn w:val="Normal"/>
    <w:next w:val="Normal"/>
    <w:qFormat/>
    <w:rsid w:val="00BA5C60"/>
    <w:pPr>
      <w:numPr>
        <w:ilvl w:val="4"/>
        <w:numId w:val="1"/>
      </w:numPr>
      <w:spacing w:before="240" w:after="60"/>
      <w:outlineLvl w:val="4"/>
    </w:pPr>
    <w:rPr>
      <w:rFonts w:ascii="Arial" w:hAnsi="Arial"/>
      <w:b/>
      <w:bCs/>
      <w:i/>
      <w:iCs/>
      <w:szCs w:val="26"/>
    </w:rPr>
  </w:style>
  <w:style w:type="paragraph" w:styleId="Heading6">
    <w:name w:val="heading 6"/>
    <w:basedOn w:val="Normal"/>
    <w:next w:val="Normal"/>
    <w:qFormat/>
    <w:rsid w:val="00BA5C60"/>
    <w:pPr>
      <w:numPr>
        <w:ilvl w:val="5"/>
        <w:numId w:val="1"/>
      </w:numPr>
      <w:spacing w:before="240" w:after="60"/>
      <w:outlineLvl w:val="5"/>
    </w:pPr>
    <w:rPr>
      <w:b/>
      <w:bCs/>
      <w:sz w:val="22"/>
      <w:szCs w:val="22"/>
    </w:rPr>
  </w:style>
  <w:style w:type="paragraph" w:styleId="Heading7">
    <w:name w:val="heading 7"/>
    <w:basedOn w:val="Normal"/>
    <w:next w:val="Normal"/>
    <w:qFormat/>
    <w:rsid w:val="00BA5C60"/>
    <w:pPr>
      <w:numPr>
        <w:ilvl w:val="6"/>
        <w:numId w:val="1"/>
      </w:numPr>
      <w:spacing w:before="240" w:after="60"/>
      <w:outlineLvl w:val="6"/>
    </w:pPr>
  </w:style>
  <w:style w:type="paragraph" w:styleId="Heading8">
    <w:name w:val="heading 8"/>
    <w:basedOn w:val="Normal"/>
    <w:next w:val="Normal"/>
    <w:qFormat/>
    <w:rsid w:val="00BA5C60"/>
    <w:pPr>
      <w:numPr>
        <w:ilvl w:val="7"/>
        <w:numId w:val="1"/>
      </w:numPr>
      <w:spacing w:before="240" w:after="60"/>
      <w:outlineLvl w:val="7"/>
    </w:pPr>
    <w:rPr>
      <w:i/>
      <w:iCs/>
    </w:rPr>
  </w:style>
  <w:style w:type="paragraph" w:styleId="Heading9">
    <w:name w:val="heading 9"/>
    <w:basedOn w:val="Normal"/>
    <w:next w:val="Normal"/>
    <w:qFormat/>
    <w:rsid w:val="00BA5C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A5C60"/>
    <w:pPr>
      <w:tabs>
        <w:tab w:val="center" w:pos="4320"/>
        <w:tab w:val="right" w:pos="8640"/>
      </w:tabs>
    </w:pPr>
  </w:style>
  <w:style w:type="paragraph" w:styleId="Footer">
    <w:name w:val="footer"/>
    <w:basedOn w:val="Normal"/>
    <w:link w:val="FooterChar"/>
    <w:uiPriority w:val="99"/>
    <w:rsid w:val="00BA5C60"/>
    <w:pPr>
      <w:tabs>
        <w:tab w:val="center" w:pos="4320"/>
        <w:tab w:val="right" w:pos="8640"/>
      </w:tabs>
    </w:pPr>
  </w:style>
  <w:style w:type="character" w:customStyle="1" w:styleId="FooterChar">
    <w:name w:val="Footer Char"/>
    <w:basedOn w:val="DefaultParagraphFont"/>
    <w:link w:val="Footer"/>
    <w:uiPriority w:val="99"/>
    <w:rsid w:val="001E58C1"/>
    <w:rPr>
      <w:sz w:val="24"/>
      <w:szCs w:val="24"/>
    </w:rPr>
  </w:style>
  <w:style w:type="character" w:styleId="PageNumber">
    <w:name w:val="page number"/>
    <w:basedOn w:val="DefaultParagraphFont"/>
    <w:rsid w:val="00BA5C60"/>
  </w:style>
  <w:style w:type="paragraph" w:styleId="TOC1">
    <w:name w:val="toc 1"/>
    <w:basedOn w:val="Normal"/>
    <w:next w:val="Normal"/>
    <w:autoRedefine/>
    <w:uiPriority w:val="39"/>
    <w:rsid w:val="00BA5C60"/>
    <w:pPr>
      <w:tabs>
        <w:tab w:val="left" w:pos="720"/>
        <w:tab w:val="right" w:leader="dot" w:pos="9350"/>
      </w:tabs>
    </w:pPr>
    <w:rPr>
      <w:rFonts w:ascii="Arial" w:hAnsi="Arial"/>
    </w:rPr>
  </w:style>
  <w:style w:type="paragraph" w:styleId="TOC2">
    <w:name w:val="toc 2"/>
    <w:basedOn w:val="Normal"/>
    <w:next w:val="Normal"/>
    <w:autoRedefine/>
    <w:uiPriority w:val="39"/>
    <w:rsid w:val="00BA5C60"/>
    <w:pPr>
      <w:ind w:left="240"/>
    </w:pPr>
    <w:rPr>
      <w:rFonts w:ascii="Arial" w:hAnsi="Arial"/>
    </w:rPr>
  </w:style>
  <w:style w:type="paragraph" w:styleId="TOC3">
    <w:name w:val="toc 3"/>
    <w:basedOn w:val="Normal"/>
    <w:next w:val="Normal"/>
    <w:autoRedefine/>
    <w:uiPriority w:val="39"/>
    <w:rsid w:val="00BA5C60"/>
    <w:pPr>
      <w:ind w:left="480"/>
    </w:pPr>
    <w:rPr>
      <w:rFonts w:ascii="Arial" w:hAnsi="Arial"/>
    </w:rPr>
  </w:style>
  <w:style w:type="character" w:styleId="Hyperlink">
    <w:name w:val="Hyperlink"/>
    <w:basedOn w:val="DefaultParagraphFont"/>
    <w:uiPriority w:val="99"/>
    <w:rsid w:val="00BA5C60"/>
    <w:rPr>
      <w:color w:val="0000FF"/>
      <w:u w:val="single"/>
    </w:rPr>
  </w:style>
  <w:style w:type="paragraph" w:styleId="ListParagraph">
    <w:name w:val="List Paragraph"/>
    <w:basedOn w:val="Normal"/>
    <w:uiPriority w:val="34"/>
    <w:qFormat/>
    <w:rsid w:val="00FA2F62"/>
    <w:pPr>
      <w:ind w:left="720"/>
      <w:contextualSpacing/>
    </w:pPr>
  </w:style>
  <w:style w:type="paragraph" w:customStyle="1" w:styleId="Table">
    <w:name w:val="Table"/>
    <w:basedOn w:val="TableofFigures"/>
    <w:autoRedefine/>
    <w:rsid w:val="00D72B46"/>
    <w:pPr>
      <w:spacing w:line="260" w:lineRule="atLeast"/>
      <w:ind w:left="58" w:hanging="58"/>
    </w:pPr>
    <w:rPr>
      <w:rFonts w:ascii="Arial" w:hAnsi="Arial"/>
      <w:b/>
    </w:rPr>
  </w:style>
  <w:style w:type="paragraph" w:styleId="TableofFigures">
    <w:name w:val="table of figures"/>
    <w:basedOn w:val="Normal"/>
    <w:next w:val="Normal"/>
    <w:uiPriority w:val="99"/>
    <w:rsid w:val="00BA5C60"/>
    <w:pPr>
      <w:ind w:left="480" w:hanging="480"/>
    </w:pPr>
  </w:style>
  <w:style w:type="paragraph" w:styleId="Caption">
    <w:name w:val="caption"/>
    <w:basedOn w:val="Normal"/>
    <w:next w:val="Normal"/>
    <w:qFormat/>
    <w:rsid w:val="00E90A34"/>
    <w:pPr>
      <w:jc w:val="center"/>
    </w:pPr>
    <w:rPr>
      <w:b/>
      <w:bCs/>
      <w:sz w:val="20"/>
      <w:szCs w:val="20"/>
    </w:rPr>
  </w:style>
  <w:style w:type="paragraph" w:customStyle="1" w:styleId="Figure">
    <w:name w:val="Figure"/>
    <w:basedOn w:val="TableofFigures"/>
    <w:autoRedefine/>
    <w:rsid w:val="00BA5C60"/>
    <w:pPr>
      <w:jc w:val="center"/>
    </w:pPr>
    <w:rPr>
      <w:rFonts w:ascii="Arial" w:hAnsi="Arial"/>
      <w:b/>
    </w:rPr>
  </w:style>
  <w:style w:type="paragraph" w:styleId="TOC5">
    <w:name w:val="toc 5"/>
    <w:basedOn w:val="Normal"/>
    <w:next w:val="Normal"/>
    <w:autoRedefine/>
    <w:uiPriority w:val="39"/>
    <w:rsid w:val="00BA5C60"/>
    <w:pPr>
      <w:ind w:left="960"/>
    </w:pPr>
    <w:rPr>
      <w:rFonts w:ascii="Arial" w:hAnsi="Arial"/>
    </w:rPr>
  </w:style>
  <w:style w:type="paragraph" w:customStyle="1" w:styleId="Appendices">
    <w:name w:val="Appendices"/>
    <w:basedOn w:val="TableofAuthorities"/>
    <w:next w:val="TableofAuthorities"/>
    <w:rsid w:val="00B45A57"/>
    <w:pPr>
      <w:ind w:left="0" w:firstLine="0"/>
      <w:jc w:val="center"/>
    </w:pPr>
    <w:rPr>
      <w:b/>
    </w:rPr>
  </w:style>
  <w:style w:type="paragraph" w:styleId="TableofAuthorities">
    <w:name w:val="table of authorities"/>
    <w:basedOn w:val="Normal"/>
    <w:next w:val="Normal"/>
    <w:rsid w:val="00B45A57"/>
    <w:pPr>
      <w:ind w:left="240" w:hanging="240"/>
    </w:pPr>
  </w:style>
  <w:style w:type="paragraph" w:customStyle="1" w:styleId="IntroTitle">
    <w:name w:val="Intro Title"/>
    <w:basedOn w:val="Normal"/>
    <w:qFormat/>
    <w:rsid w:val="000B6480"/>
    <w:pPr>
      <w:pageBreakBefore/>
      <w:spacing w:before="240" w:after="240"/>
      <w:jc w:val="center"/>
      <w:outlineLvl w:val="0"/>
    </w:pPr>
    <w:rPr>
      <w:rFonts w:ascii="Arial" w:hAnsi="Arial" w:cs="Arial"/>
      <w:b/>
      <w:sz w:val="28"/>
      <w:szCs w:val="28"/>
    </w:rPr>
  </w:style>
  <w:style w:type="table" w:styleId="TableGrid">
    <w:name w:val="Table Grid"/>
    <w:basedOn w:val="TableNormal"/>
    <w:uiPriority w:val="59"/>
    <w:rsid w:val="00FA2F6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rsid w:val="00B409F6"/>
    <w:pPr>
      <w:ind w:left="720"/>
    </w:pPr>
  </w:style>
  <w:style w:type="paragraph" w:styleId="TOC6">
    <w:name w:val="toc 6"/>
    <w:basedOn w:val="Normal"/>
    <w:next w:val="Normal"/>
    <w:autoRedefine/>
    <w:uiPriority w:val="39"/>
    <w:rsid w:val="00B409F6"/>
    <w:pPr>
      <w:ind w:left="1200"/>
    </w:pPr>
  </w:style>
  <w:style w:type="paragraph" w:styleId="TOC7">
    <w:name w:val="toc 7"/>
    <w:basedOn w:val="Normal"/>
    <w:next w:val="Normal"/>
    <w:autoRedefine/>
    <w:uiPriority w:val="39"/>
    <w:rsid w:val="00B409F6"/>
    <w:pPr>
      <w:ind w:left="1440"/>
    </w:pPr>
  </w:style>
  <w:style w:type="paragraph" w:styleId="TOC8">
    <w:name w:val="toc 8"/>
    <w:basedOn w:val="Normal"/>
    <w:next w:val="Normal"/>
    <w:autoRedefine/>
    <w:uiPriority w:val="39"/>
    <w:rsid w:val="00B409F6"/>
    <w:pPr>
      <w:ind w:left="1680"/>
    </w:pPr>
  </w:style>
  <w:style w:type="paragraph" w:styleId="TOC9">
    <w:name w:val="toc 9"/>
    <w:basedOn w:val="Normal"/>
    <w:next w:val="Normal"/>
    <w:autoRedefine/>
    <w:uiPriority w:val="39"/>
    <w:rsid w:val="00B409F6"/>
    <w:pPr>
      <w:ind w:left="1920"/>
    </w:pPr>
  </w:style>
  <w:style w:type="paragraph" w:customStyle="1" w:styleId="TableText">
    <w:name w:val="Table Text"/>
    <w:basedOn w:val="Normal"/>
    <w:qFormat/>
    <w:rsid w:val="00812129"/>
    <w:pPr>
      <w:spacing w:before="60" w:after="60"/>
    </w:pPr>
    <w:rPr>
      <w:sz w:val="20"/>
    </w:rPr>
  </w:style>
  <w:style w:type="paragraph" w:styleId="BalloonText">
    <w:name w:val="Balloon Text"/>
    <w:basedOn w:val="Normal"/>
    <w:link w:val="BalloonTextChar"/>
    <w:rsid w:val="0090362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903628"/>
    <w:rPr>
      <w:rFonts w:ascii="Lucida Grande" w:hAnsi="Lucida Grande" w:cs="Lucida Grande"/>
      <w:sz w:val="18"/>
      <w:szCs w:val="18"/>
    </w:rPr>
  </w:style>
  <w:style w:type="character" w:styleId="CommentReference">
    <w:name w:val="annotation reference"/>
    <w:basedOn w:val="DefaultParagraphFont"/>
    <w:rsid w:val="007E6B6C"/>
    <w:rPr>
      <w:sz w:val="18"/>
      <w:szCs w:val="18"/>
    </w:rPr>
  </w:style>
  <w:style w:type="paragraph" w:styleId="CommentText">
    <w:name w:val="annotation text"/>
    <w:basedOn w:val="Normal"/>
    <w:link w:val="CommentTextChar"/>
    <w:rsid w:val="007E6B6C"/>
  </w:style>
  <w:style w:type="character" w:customStyle="1" w:styleId="CommentTextChar">
    <w:name w:val="Comment Text Char"/>
    <w:basedOn w:val="DefaultParagraphFont"/>
    <w:link w:val="CommentText"/>
    <w:rsid w:val="007E6B6C"/>
  </w:style>
  <w:style w:type="paragraph" w:styleId="CommentSubject">
    <w:name w:val="annotation subject"/>
    <w:basedOn w:val="CommentText"/>
    <w:next w:val="CommentText"/>
    <w:link w:val="CommentSubjectChar"/>
    <w:rsid w:val="007E6B6C"/>
    <w:rPr>
      <w:b/>
      <w:bCs/>
      <w:sz w:val="20"/>
      <w:szCs w:val="20"/>
    </w:rPr>
  </w:style>
  <w:style w:type="character" w:customStyle="1" w:styleId="CommentSubjectChar">
    <w:name w:val="Comment Subject Char"/>
    <w:basedOn w:val="CommentTextChar"/>
    <w:link w:val="CommentSubject"/>
    <w:rsid w:val="007E6B6C"/>
    <w:rPr>
      <w:b/>
      <w:bCs/>
      <w:sz w:val="20"/>
      <w:szCs w:val="20"/>
    </w:rPr>
  </w:style>
  <w:style w:type="paragraph" w:styleId="PlainText">
    <w:name w:val="Plain Text"/>
    <w:basedOn w:val="Normal"/>
    <w:link w:val="PlainTextChar"/>
    <w:rsid w:val="002A3467"/>
    <w:pPr>
      <w:spacing w:before="0" w:after="0"/>
    </w:pPr>
    <w:rPr>
      <w:rFonts w:ascii="Courier New" w:hAnsi="Courier New"/>
      <w:szCs w:val="20"/>
    </w:rPr>
  </w:style>
  <w:style w:type="character" w:customStyle="1" w:styleId="PlainTextChar">
    <w:name w:val="Plain Text Char"/>
    <w:basedOn w:val="DefaultParagraphFont"/>
    <w:link w:val="PlainText"/>
    <w:rsid w:val="002A3467"/>
    <w:rPr>
      <w:rFonts w:ascii="Courier New" w:hAnsi="Courier New"/>
      <w:szCs w:val="20"/>
    </w:rPr>
  </w:style>
  <w:style w:type="paragraph" w:styleId="BodyText">
    <w:name w:val="Body Text"/>
    <w:basedOn w:val="Normal"/>
    <w:link w:val="BodyTextChar"/>
    <w:uiPriority w:val="99"/>
    <w:unhideWhenUsed/>
    <w:rsid w:val="009E6FD1"/>
    <w:pPr>
      <w:spacing w:before="0"/>
    </w:pPr>
    <w:rPr>
      <w:sz w:val="20"/>
      <w:szCs w:val="20"/>
    </w:rPr>
  </w:style>
  <w:style w:type="character" w:customStyle="1" w:styleId="BodyTextChar">
    <w:name w:val="Body Text Char"/>
    <w:basedOn w:val="DefaultParagraphFont"/>
    <w:link w:val="BodyText"/>
    <w:uiPriority w:val="99"/>
    <w:rsid w:val="009E6FD1"/>
    <w:rPr>
      <w:sz w:val="20"/>
      <w:szCs w:val="20"/>
    </w:rPr>
  </w:style>
  <w:style w:type="paragraph" w:styleId="BodyText3">
    <w:name w:val="Body Text 3"/>
    <w:basedOn w:val="Normal"/>
    <w:link w:val="BodyText3Char"/>
    <w:rsid w:val="009E6FD1"/>
    <w:rPr>
      <w:sz w:val="16"/>
      <w:szCs w:val="16"/>
    </w:rPr>
  </w:style>
  <w:style w:type="character" w:customStyle="1" w:styleId="BodyText3Char">
    <w:name w:val="Body Text 3 Char"/>
    <w:basedOn w:val="DefaultParagraphFont"/>
    <w:link w:val="BodyText3"/>
    <w:rsid w:val="009E6FD1"/>
    <w:rPr>
      <w:sz w:val="16"/>
      <w:szCs w:val="16"/>
    </w:rPr>
  </w:style>
  <w:style w:type="paragraph" w:styleId="BodyTextIndent3">
    <w:name w:val="Body Text Indent 3"/>
    <w:basedOn w:val="Normal"/>
    <w:link w:val="BodyTextIndent3Char"/>
    <w:uiPriority w:val="99"/>
    <w:unhideWhenUsed/>
    <w:rsid w:val="00C35474"/>
    <w:pPr>
      <w:spacing w:before="0"/>
      <w:ind w:left="360"/>
    </w:pPr>
    <w:rPr>
      <w:sz w:val="16"/>
      <w:szCs w:val="16"/>
    </w:rPr>
  </w:style>
  <w:style w:type="character" w:customStyle="1" w:styleId="BodyTextIndent3Char">
    <w:name w:val="Body Text Indent 3 Char"/>
    <w:basedOn w:val="DefaultParagraphFont"/>
    <w:link w:val="BodyTextIndent3"/>
    <w:uiPriority w:val="99"/>
    <w:rsid w:val="00C35474"/>
    <w:rPr>
      <w:sz w:val="16"/>
      <w:szCs w:val="16"/>
    </w:rPr>
  </w:style>
  <w:style w:type="character" w:styleId="EndnoteReference">
    <w:name w:val="endnote reference"/>
    <w:basedOn w:val="DefaultParagraphFont"/>
    <w:rsid w:val="00C35474"/>
    <w:rPr>
      <w:vertAlign w:val="superscript"/>
    </w:rPr>
  </w:style>
  <w:style w:type="character" w:styleId="PlaceholderText">
    <w:name w:val="Placeholder Text"/>
    <w:basedOn w:val="DefaultParagraphFont"/>
    <w:uiPriority w:val="99"/>
    <w:rsid w:val="00F73E88"/>
    <w:rPr>
      <w:color w:val="808080"/>
    </w:rPr>
  </w:style>
  <w:style w:type="paragraph" w:styleId="BodyText2">
    <w:name w:val="Body Text 2"/>
    <w:basedOn w:val="Normal"/>
    <w:link w:val="BodyText2Char"/>
    <w:rsid w:val="001330E1"/>
    <w:pPr>
      <w:spacing w:line="480" w:lineRule="auto"/>
    </w:pPr>
  </w:style>
  <w:style w:type="character" w:customStyle="1" w:styleId="BodyText2Char">
    <w:name w:val="Body Text 2 Char"/>
    <w:basedOn w:val="DefaultParagraphFont"/>
    <w:link w:val="BodyText2"/>
    <w:rsid w:val="001330E1"/>
  </w:style>
  <w:style w:type="paragraph" w:customStyle="1" w:styleId="Normal1">
    <w:name w:val="Normal1"/>
    <w:rsid w:val="00450871"/>
    <w:pPr>
      <w:contextualSpacing/>
    </w:pPr>
    <w:rPr>
      <w:rFonts w:ascii="Cambria" w:eastAsia="Cambria" w:hAnsi="Cambria" w:cs="Cambria"/>
      <w:color w:val="000000"/>
      <w:lang w:eastAsia="ja-JP"/>
    </w:rPr>
  </w:style>
  <w:style w:type="paragraph" w:styleId="NormalWeb">
    <w:name w:val="Normal (Web)"/>
    <w:basedOn w:val="Normal"/>
    <w:uiPriority w:val="99"/>
    <w:unhideWhenUsed/>
    <w:rsid w:val="00450871"/>
    <w:pPr>
      <w:spacing w:before="100" w:beforeAutospacing="1" w:after="100" w:afterAutospacing="1"/>
    </w:pPr>
    <w:rPr>
      <w:rFonts w:ascii="Times" w:hAnsi="Times"/>
      <w:sz w:val="20"/>
      <w:szCs w:val="20"/>
    </w:rPr>
  </w:style>
  <w:style w:type="paragraph" w:styleId="Revision">
    <w:name w:val="Revision"/>
    <w:hidden/>
    <w:rsid w:val="003A2395"/>
  </w:style>
  <w:style w:type="character" w:styleId="LineNumber">
    <w:name w:val="line number"/>
    <w:basedOn w:val="DefaultParagraphFont"/>
    <w:rsid w:val="009C2182"/>
  </w:style>
  <w:style w:type="paragraph" w:styleId="DocumentMap">
    <w:name w:val="Document Map"/>
    <w:basedOn w:val="Normal"/>
    <w:link w:val="DocumentMapChar"/>
    <w:semiHidden/>
    <w:unhideWhenUsed/>
    <w:rsid w:val="00970D72"/>
    <w:pPr>
      <w:spacing w:before="0" w:after="0"/>
    </w:pPr>
  </w:style>
  <w:style w:type="character" w:customStyle="1" w:styleId="DocumentMapChar">
    <w:name w:val="Document Map Char"/>
    <w:basedOn w:val="DefaultParagraphFont"/>
    <w:link w:val="DocumentMap"/>
    <w:semiHidden/>
    <w:rsid w:val="00970D72"/>
  </w:style>
  <w:style w:type="table" w:customStyle="1" w:styleId="GridTable5Dark-Accent11">
    <w:name w:val="Grid Table 5 Dark - Accent 11"/>
    <w:basedOn w:val="TableNormal"/>
    <w:uiPriority w:val="50"/>
    <w:rsid w:val="006E4DA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EndNoteBibliographyTitle">
    <w:name w:val="EndNote Bibliography Title"/>
    <w:basedOn w:val="Normal"/>
    <w:rsid w:val="00E24841"/>
    <w:pPr>
      <w:spacing w:after="0"/>
      <w:jc w:val="center"/>
    </w:pPr>
  </w:style>
  <w:style w:type="paragraph" w:customStyle="1" w:styleId="EndNoteBibliography">
    <w:name w:val="EndNote Bibliography"/>
    <w:basedOn w:val="Normal"/>
    <w:rsid w:val="00E24841"/>
  </w:style>
  <w:style w:type="table" w:customStyle="1" w:styleId="GridTable4-Accent11">
    <w:name w:val="Grid Table 4 - Accent 11"/>
    <w:basedOn w:val="TableNormal"/>
    <w:uiPriority w:val="49"/>
    <w:rsid w:val="003D7CEE"/>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rsid w:val="00297CBB"/>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5367">
      <w:bodyDiv w:val="1"/>
      <w:marLeft w:val="0"/>
      <w:marRight w:val="0"/>
      <w:marTop w:val="0"/>
      <w:marBottom w:val="0"/>
      <w:divBdr>
        <w:top w:val="none" w:sz="0" w:space="0" w:color="auto"/>
        <w:left w:val="none" w:sz="0" w:space="0" w:color="auto"/>
        <w:bottom w:val="none" w:sz="0" w:space="0" w:color="auto"/>
        <w:right w:val="none" w:sz="0" w:space="0" w:color="auto"/>
      </w:divBdr>
    </w:div>
    <w:div w:id="88166677">
      <w:bodyDiv w:val="1"/>
      <w:marLeft w:val="0"/>
      <w:marRight w:val="0"/>
      <w:marTop w:val="0"/>
      <w:marBottom w:val="0"/>
      <w:divBdr>
        <w:top w:val="none" w:sz="0" w:space="0" w:color="auto"/>
        <w:left w:val="none" w:sz="0" w:space="0" w:color="auto"/>
        <w:bottom w:val="none" w:sz="0" w:space="0" w:color="auto"/>
        <w:right w:val="none" w:sz="0" w:space="0" w:color="auto"/>
      </w:divBdr>
    </w:div>
    <w:div w:id="262959981">
      <w:bodyDiv w:val="1"/>
      <w:marLeft w:val="0"/>
      <w:marRight w:val="0"/>
      <w:marTop w:val="0"/>
      <w:marBottom w:val="0"/>
      <w:divBdr>
        <w:top w:val="none" w:sz="0" w:space="0" w:color="auto"/>
        <w:left w:val="none" w:sz="0" w:space="0" w:color="auto"/>
        <w:bottom w:val="none" w:sz="0" w:space="0" w:color="auto"/>
        <w:right w:val="none" w:sz="0" w:space="0" w:color="auto"/>
      </w:divBdr>
    </w:div>
    <w:div w:id="342366938">
      <w:bodyDiv w:val="1"/>
      <w:marLeft w:val="0"/>
      <w:marRight w:val="0"/>
      <w:marTop w:val="0"/>
      <w:marBottom w:val="0"/>
      <w:divBdr>
        <w:top w:val="none" w:sz="0" w:space="0" w:color="auto"/>
        <w:left w:val="none" w:sz="0" w:space="0" w:color="auto"/>
        <w:bottom w:val="none" w:sz="0" w:space="0" w:color="auto"/>
        <w:right w:val="none" w:sz="0" w:space="0" w:color="auto"/>
      </w:divBdr>
    </w:div>
    <w:div w:id="392388154">
      <w:bodyDiv w:val="1"/>
      <w:marLeft w:val="0"/>
      <w:marRight w:val="0"/>
      <w:marTop w:val="0"/>
      <w:marBottom w:val="0"/>
      <w:divBdr>
        <w:top w:val="none" w:sz="0" w:space="0" w:color="auto"/>
        <w:left w:val="none" w:sz="0" w:space="0" w:color="auto"/>
        <w:bottom w:val="none" w:sz="0" w:space="0" w:color="auto"/>
        <w:right w:val="none" w:sz="0" w:space="0" w:color="auto"/>
      </w:divBdr>
    </w:div>
    <w:div w:id="397096294">
      <w:bodyDiv w:val="1"/>
      <w:marLeft w:val="0"/>
      <w:marRight w:val="0"/>
      <w:marTop w:val="0"/>
      <w:marBottom w:val="0"/>
      <w:divBdr>
        <w:top w:val="none" w:sz="0" w:space="0" w:color="auto"/>
        <w:left w:val="none" w:sz="0" w:space="0" w:color="auto"/>
        <w:bottom w:val="none" w:sz="0" w:space="0" w:color="auto"/>
        <w:right w:val="none" w:sz="0" w:space="0" w:color="auto"/>
      </w:divBdr>
    </w:div>
    <w:div w:id="411122989">
      <w:bodyDiv w:val="1"/>
      <w:marLeft w:val="0"/>
      <w:marRight w:val="0"/>
      <w:marTop w:val="0"/>
      <w:marBottom w:val="0"/>
      <w:divBdr>
        <w:top w:val="none" w:sz="0" w:space="0" w:color="auto"/>
        <w:left w:val="none" w:sz="0" w:space="0" w:color="auto"/>
        <w:bottom w:val="none" w:sz="0" w:space="0" w:color="auto"/>
        <w:right w:val="none" w:sz="0" w:space="0" w:color="auto"/>
      </w:divBdr>
    </w:div>
    <w:div w:id="439225997">
      <w:bodyDiv w:val="1"/>
      <w:marLeft w:val="0"/>
      <w:marRight w:val="0"/>
      <w:marTop w:val="0"/>
      <w:marBottom w:val="0"/>
      <w:divBdr>
        <w:top w:val="none" w:sz="0" w:space="0" w:color="auto"/>
        <w:left w:val="none" w:sz="0" w:space="0" w:color="auto"/>
        <w:bottom w:val="none" w:sz="0" w:space="0" w:color="auto"/>
        <w:right w:val="none" w:sz="0" w:space="0" w:color="auto"/>
      </w:divBdr>
    </w:div>
    <w:div w:id="456219569">
      <w:bodyDiv w:val="1"/>
      <w:marLeft w:val="0"/>
      <w:marRight w:val="0"/>
      <w:marTop w:val="0"/>
      <w:marBottom w:val="0"/>
      <w:divBdr>
        <w:top w:val="none" w:sz="0" w:space="0" w:color="auto"/>
        <w:left w:val="none" w:sz="0" w:space="0" w:color="auto"/>
        <w:bottom w:val="none" w:sz="0" w:space="0" w:color="auto"/>
        <w:right w:val="none" w:sz="0" w:space="0" w:color="auto"/>
      </w:divBdr>
    </w:div>
    <w:div w:id="524028507">
      <w:bodyDiv w:val="1"/>
      <w:marLeft w:val="0"/>
      <w:marRight w:val="0"/>
      <w:marTop w:val="0"/>
      <w:marBottom w:val="0"/>
      <w:divBdr>
        <w:top w:val="none" w:sz="0" w:space="0" w:color="auto"/>
        <w:left w:val="none" w:sz="0" w:space="0" w:color="auto"/>
        <w:bottom w:val="none" w:sz="0" w:space="0" w:color="auto"/>
        <w:right w:val="none" w:sz="0" w:space="0" w:color="auto"/>
      </w:divBdr>
    </w:div>
    <w:div w:id="543099189">
      <w:bodyDiv w:val="1"/>
      <w:marLeft w:val="0"/>
      <w:marRight w:val="0"/>
      <w:marTop w:val="0"/>
      <w:marBottom w:val="0"/>
      <w:divBdr>
        <w:top w:val="none" w:sz="0" w:space="0" w:color="auto"/>
        <w:left w:val="none" w:sz="0" w:space="0" w:color="auto"/>
        <w:bottom w:val="none" w:sz="0" w:space="0" w:color="auto"/>
        <w:right w:val="none" w:sz="0" w:space="0" w:color="auto"/>
      </w:divBdr>
    </w:div>
    <w:div w:id="569849024">
      <w:bodyDiv w:val="1"/>
      <w:marLeft w:val="0"/>
      <w:marRight w:val="0"/>
      <w:marTop w:val="0"/>
      <w:marBottom w:val="0"/>
      <w:divBdr>
        <w:top w:val="none" w:sz="0" w:space="0" w:color="auto"/>
        <w:left w:val="none" w:sz="0" w:space="0" w:color="auto"/>
        <w:bottom w:val="none" w:sz="0" w:space="0" w:color="auto"/>
        <w:right w:val="none" w:sz="0" w:space="0" w:color="auto"/>
      </w:divBdr>
    </w:div>
    <w:div w:id="575746725">
      <w:bodyDiv w:val="1"/>
      <w:marLeft w:val="0"/>
      <w:marRight w:val="0"/>
      <w:marTop w:val="0"/>
      <w:marBottom w:val="0"/>
      <w:divBdr>
        <w:top w:val="none" w:sz="0" w:space="0" w:color="auto"/>
        <w:left w:val="none" w:sz="0" w:space="0" w:color="auto"/>
        <w:bottom w:val="none" w:sz="0" w:space="0" w:color="auto"/>
        <w:right w:val="none" w:sz="0" w:space="0" w:color="auto"/>
      </w:divBdr>
    </w:div>
    <w:div w:id="673536697">
      <w:bodyDiv w:val="1"/>
      <w:marLeft w:val="0"/>
      <w:marRight w:val="0"/>
      <w:marTop w:val="0"/>
      <w:marBottom w:val="0"/>
      <w:divBdr>
        <w:top w:val="none" w:sz="0" w:space="0" w:color="auto"/>
        <w:left w:val="none" w:sz="0" w:space="0" w:color="auto"/>
        <w:bottom w:val="none" w:sz="0" w:space="0" w:color="auto"/>
        <w:right w:val="none" w:sz="0" w:space="0" w:color="auto"/>
      </w:divBdr>
    </w:div>
    <w:div w:id="712535789">
      <w:bodyDiv w:val="1"/>
      <w:marLeft w:val="0"/>
      <w:marRight w:val="0"/>
      <w:marTop w:val="0"/>
      <w:marBottom w:val="0"/>
      <w:divBdr>
        <w:top w:val="none" w:sz="0" w:space="0" w:color="auto"/>
        <w:left w:val="none" w:sz="0" w:space="0" w:color="auto"/>
        <w:bottom w:val="none" w:sz="0" w:space="0" w:color="auto"/>
        <w:right w:val="none" w:sz="0" w:space="0" w:color="auto"/>
      </w:divBdr>
    </w:div>
    <w:div w:id="750734512">
      <w:bodyDiv w:val="1"/>
      <w:marLeft w:val="0"/>
      <w:marRight w:val="0"/>
      <w:marTop w:val="0"/>
      <w:marBottom w:val="0"/>
      <w:divBdr>
        <w:top w:val="none" w:sz="0" w:space="0" w:color="auto"/>
        <w:left w:val="none" w:sz="0" w:space="0" w:color="auto"/>
        <w:bottom w:val="none" w:sz="0" w:space="0" w:color="auto"/>
        <w:right w:val="none" w:sz="0" w:space="0" w:color="auto"/>
      </w:divBdr>
    </w:div>
    <w:div w:id="787546422">
      <w:bodyDiv w:val="1"/>
      <w:marLeft w:val="0"/>
      <w:marRight w:val="0"/>
      <w:marTop w:val="0"/>
      <w:marBottom w:val="0"/>
      <w:divBdr>
        <w:top w:val="none" w:sz="0" w:space="0" w:color="auto"/>
        <w:left w:val="none" w:sz="0" w:space="0" w:color="auto"/>
        <w:bottom w:val="none" w:sz="0" w:space="0" w:color="auto"/>
        <w:right w:val="none" w:sz="0" w:space="0" w:color="auto"/>
      </w:divBdr>
    </w:div>
    <w:div w:id="832642983">
      <w:bodyDiv w:val="1"/>
      <w:marLeft w:val="0"/>
      <w:marRight w:val="0"/>
      <w:marTop w:val="0"/>
      <w:marBottom w:val="0"/>
      <w:divBdr>
        <w:top w:val="none" w:sz="0" w:space="0" w:color="auto"/>
        <w:left w:val="none" w:sz="0" w:space="0" w:color="auto"/>
        <w:bottom w:val="none" w:sz="0" w:space="0" w:color="auto"/>
        <w:right w:val="none" w:sz="0" w:space="0" w:color="auto"/>
      </w:divBdr>
    </w:div>
    <w:div w:id="867909672">
      <w:bodyDiv w:val="1"/>
      <w:marLeft w:val="0"/>
      <w:marRight w:val="0"/>
      <w:marTop w:val="0"/>
      <w:marBottom w:val="0"/>
      <w:divBdr>
        <w:top w:val="none" w:sz="0" w:space="0" w:color="auto"/>
        <w:left w:val="none" w:sz="0" w:space="0" w:color="auto"/>
        <w:bottom w:val="none" w:sz="0" w:space="0" w:color="auto"/>
        <w:right w:val="none" w:sz="0" w:space="0" w:color="auto"/>
      </w:divBdr>
    </w:div>
    <w:div w:id="874081475">
      <w:bodyDiv w:val="1"/>
      <w:marLeft w:val="0"/>
      <w:marRight w:val="0"/>
      <w:marTop w:val="0"/>
      <w:marBottom w:val="0"/>
      <w:divBdr>
        <w:top w:val="none" w:sz="0" w:space="0" w:color="auto"/>
        <w:left w:val="none" w:sz="0" w:space="0" w:color="auto"/>
        <w:bottom w:val="none" w:sz="0" w:space="0" w:color="auto"/>
        <w:right w:val="none" w:sz="0" w:space="0" w:color="auto"/>
      </w:divBdr>
    </w:div>
    <w:div w:id="929703361">
      <w:bodyDiv w:val="1"/>
      <w:marLeft w:val="0"/>
      <w:marRight w:val="0"/>
      <w:marTop w:val="0"/>
      <w:marBottom w:val="0"/>
      <w:divBdr>
        <w:top w:val="none" w:sz="0" w:space="0" w:color="auto"/>
        <w:left w:val="none" w:sz="0" w:space="0" w:color="auto"/>
        <w:bottom w:val="none" w:sz="0" w:space="0" w:color="auto"/>
        <w:right w:val="none" w:sz="0" w:space="0" w:color="auto"/>
      </w:divBdr>
    </w:div>
    <w:div w:id="1000157316">
      <w:bodyDiv w:val="1"/>
      <w:marLeft w:val="0"/>
      <w:marRight w:val="0"/>
      <w:marTop w:val="0"/>
      <w:marBottom w:val="0"/>
      <w:divBdr>
        <w:top w:val="none" w:sz="0" w:space="0" w:color="auto"/>
        <w:left w:val="none" w:sz="0" w:space="0" w:color="auto"/>
        <w:bottom w:val="none" w:sz="0" w:space="0" w:color="auto"/>
        <w:right w:val="none" w:sz="0" w:space="0" w:color="auto"/>
      </w:divBdr>
    </w:div>
    <w:div w:id="1048332656">
      <w:bodyDiv w:val="1"/>
      <w:marLeft w:val="0"/>
      <w:marRight w:val="0"/>
      <w:marTop w:val="0"/>
      <w:marBottom w:val="0"/>
      <w:divBdr>
        <w:top w:val="none" w:sz="0" w:space="0" w:color="auto"/>
        <w:left w:val="none" w:sz="0" w:space="0" w:color="auto"/>
        <w:bottom w:val="none" w:sz="0" w:space="0" w:color="auto"/>
        <w:right w:val="none" w:sz="0" w:space="0" w:color="auto"/>
      </w:divBdr>
    </w:div>
    <w:div w:id="1128742951">
      <w:bodyDiv w:val="1"/>
      <w:marLeft w:val="0"/>
      <w:marRight w:val="0"/>
      <w:marTop w:val="0"/>
      <w:marBottom w:val="0"/>
      <w:divBdr>
        <w:top w:val="none" w:sz="0" w:space="0" w:color="auto"/>
        <w:left w:val="none" w:sz="0" w:space="0" w:color="auto"/>
        <w:bottom w:val="none" w:sz="0" w:space="0" w:color="auto"/>
        <w:right w:val="none" w:sz="0" w:space="0" w:color="auto"/>
      </w:divBdr>
    </w:div>
    <w:div w:id="1197816038">
      <w:bodyDiv w:val="1"/>
      <w:marLeft w:val="0"/>
      <w:marRight w:val="0"/>
      <w:marTop w:val="0"/>
      <w:marBottom w:val="0"/>
      <w:divBdr>
        <w:top w:val="none" w:sz="0" w:space="0" w:color="auto"/>
        <w:left w:val="none" w:sz="0" w:space="0" w:color="auto"/>
        <w:bottom w:val="none" w:sz="0" w:space="0" w:color="auto"/>
        <w:right w:val="none" w:sz="0" w:space="0" w:color="auto"/>
      </w:divBdr>
    </w:div>
    <w:div w:id="1229070123">
      <w:bodyDiv w:val="1"/>
      <w:marLeft w:val="0"/>
      <w:marRight w:val="0"/>
      <w:marTop w:val="0"/>
      <w:marBottom w:val="0"/>
      <w:divBdr>
        <w:top w:val="none" w:sz="0" w:space="0" w:color="auto"/>
        <w:left w:val="none" w:sz="0" w:space="0" w:color="auto"/>
        <w:bottom w:val="none" w:sz="0" w:space="0" w:color="auto"/>
        <w:right w:val="none" w:sz="0" w:space="0" w:color="auto"/>
      </w:divBdr>
    </w:div>
    <w:div w:id="1289777170">
      <w:bodyDiv w:val="1"/>
      <w:marLeft w:val="0"/>
      <w:marRight w:val="0"/>
      <w:marTop w:val="0"/>
      <w:marBottom w:val="0"/>
      <w:divBdr>
        <w:top w:val="none" w:sz="0" w:space="0" w:color="auto"/>
        <w:left w:val="none" w:sz="0" w:space="0" w:color="auto"/>
        <w:bottom w:val="none" w:sz="0" w:space="0" w:color="auto"/>
        <w:right w:val="none" w:sz="0" w:space="0" w:color="auto"/>
      </w:divBdr>
    </w:div>
    <w:div w:id="1297488533">
      <w:bodyDiv w:val="1"/>
      <w:marLeft w:val="0"/>
      <w:marRight w:val="0"/>
      <w:marTop w:val="0"/>
      <w:marBottom w:val="0"/>
      <w:divBdr>
        <w:top w:val="none" w:sz="0" w:space="0" w:color="auto"/>
        <w:left w:val="none" w:sz="0" w:space="0" w:color="auto"/>
        <w:bottom w:val="none" w:sz="0" w:space="0" w:color="auto"/>
        <w:right w:val="none" w:sz="0" w:space="0" w:color="auto"/>
      </w:divBdr>
    </w:div>
    <w:div w:id="1310985411">
      <w:bodyDiv w:val="1"/>
      <w:marLeft w:val="0"/>
      <w:marRight w:val="0"/>
      <w:marTop w:val="0"/>
      <w:marBottom w:val="0"/>
      <w:divBdr>
        <w:top w:val="none" w:sz="0" w:space="0" w:color="auto"/>
        <w:left w:val="none" w:sz="0" w:space="0" w:color="auto"/>
        <w:bottom w:val="none" w:sz="0" w:space="0" w:color="auto"/>
        <w:right w:val="none" w:sz="0" w:space="0" w:color="auto"/>
      </w:divBdr>
    </w:div>
    <w:div w:id="1332098510">
      <w:bodyDiv w:val="1"/>
      <w:marLeft w:val="0"/>
      <w:marRight w:val="0"/>
      <w:marTop w:val="0"/>
      <w:marBottom w:val="0"/>
      <w:divBdr>
        <w:top w:val="none" w:sz="0" w:space="0" w:color="auto"/>
        <w:left w:val="none" w:sz="0" w:space="0" w:color="auto"/>
        <w:bottom w:val="none" w:sz="0" w:space="0" w:color="auto"/>
        <w:right w:val="none" w:sz="0" w:space="0" w:color="auto"/>
      </w:divBdr>
    </w:div>
    <w:div w:id="1390301995">
      <w:bodyDiv w:val="1"/>
      <w:marLeft w:val="0"/>
      <w:marRight w:val="0"/>
      <w:marTop w:val="0"/>
      <w:marBottom w:val="0"/>
      <w:divBdr>
        <w:top w:val="none" w:sz="0" w:space="0" w:color="auto"/>
        <w:left w:val="none" w:sz="0" w:space="0" w:color="auto"/>
        <w:bottom w:val="none" w:sz="0" w:space="0" w:color="auto"/>
        <w:right w:val="none" w:sz="0" w:space="0" w:color="auto"/>
      </w:divBdr>
    </w:div>
    <w:div w:id="1491871628">
      <w:bodyDiv w:val="1"/>
      <w:marLeft w:val="0"/>
      <w:marRight w:val="0"/>
      <w:marTop w:val="0"/>
      <w:marBottom w:val="0"/>
      <w:divBdr>
        <w:top w:val="none" w:sz="0" w:space="0" w:color="auto"/>
        <w:left w:val="none" w:sz="0" w:space="0" w:color="auto"/>
        <w:bottom w:val="none" w:sz="0" w:space="0" w:color="auto"/>
        <w:right w:val="none" w:sz="0" w:space="0" w:color="auto"/>
      </w:divBdr>
    </w:div>
    <w:div w:id="1503352472">
      <w:bodyDiv w:val="1"/>
      <w:marLeft w:val="0"/>
      <w:marRight w:val="0"/>
      <w:marTop w:val="0"/>
      <w:marBottom w:val="0"/>
      <w:divBdr>
        <w:top w:val="none" w:sz="0" w:space="0" w:color="auto"/>
        <w:left w:val="none" w:sz="0" w:space="0" w:color="auto"/>
        <w:bottom w:val="none" w:sz="0" w:space="0" w:color="auto"/>
        <w:right w:val="none" w:sz="0" w:space="0" w:color="auto"/>
      </w:divBdr>
    </w:div>
    <w:div w:id="1546140840">
      <w:bodyDiv w:val="1"/>
      <w:marLeft w:val="0"/>
      <w:marRight w:val="0"/>
      <w:marTop w:val="0"/>
      <w:marBottom w:val="0"/>
      <w:divBdr>
        <w:top w:val="none" w:sz="0" w:space="0" w:color="auto"/>
        <w:left w:val="none" w:sz="0" w:space="0" w:color="auto"/>
        <w:bottom w:val="none" w:sz="0" w:space="0" w:color="auto"/>
        <w:right w:val="none" w:sz="0" w:space="0" w:color="auto"/>
      </w:divBdr>
    </w:div>
    <w:div w:id="1648898980">
      <w:bodyDiv w:val="1"/>
      <w:marLeft w:val="0"/>
      <w:marRight w:val="0"/>
      <w:marTop w:val="0"/>
      <w:marBottom w:val="0"/>
      <w:divBdr>
        <w:top w:val="none" w:sz="0" w:space="0" w:color="auto"/>
        <w:left w:val="none" w:sz="0" w:space="0" w:color="auto"/>
        <w:bottom w:val="none" w:sz="0" w:space="0" w:color="auto"/>
        <w:right w:val="none" w:sz="0" w:space="0" w:color="auto"/>
      </w:divBdr>
    </w:div>
    <w:div w:id="1666863090">
      <w:bodyDiv w:val="1"/>
      <w:marLeft w:val="0"/>
      <w:marRight w:val="0"/>
      <w:marTop w:val="0"/>
      <w:marBottom w:val="0"/>
      <w:divBdr>
        <w:top w:val="none" w:sz="0" w:space="0" w:color="auto"/>
        <w:left w:val="none" w:sz="0" w:space="0" w:color="auto"/>
        <w:bottom w:val="none" w:sz="0" w:space="0" w:color="auto"/>
        <w:right w:val="none" w:sz="0" w:space="0" w:color="auto"/>
      </w:divBdr>
    </w:div>
    <w:div w:id="1673340494">
      <w:bodyDiv w:val="1"/>
      <w:marLeft w:val="0"/>
      <w:marRight w:val="0"/>
      <w:marTop w:val="0"/>
      <w:marBottom w:val="0"/>
      <w:divBdr>
        <w:top w:val="none" w:sz="0" w:space="0" w:color="auto"/>
        <w:left w:val="none" w:sz="0" w:space="0" w:color="auto"/>
        <w:bottom w:val="none" w:sz="0" w:space="0" w:color="auto"/>
        <w:right w:val="none" w:sz="0" w:space="0" w:color="auto"/>
      </w:divBdr>
    </w:div>
    <w:div w:id="1716808687">
      <w:bodyDiv w:val="1"/>
      <w:marLeft w:val="0"/>
      <w:marRight w:val="0"/>
      <w:marTop w:val="0"/>
      <w:marBottom w:val="0"/>
      <w:divBdr>
        <w:top w:val="none" w:sz="0" w:space="0" w:color="auto"/>
        <w:left w:val="none" w:sz="0" w:space="0" w:color="auto"/>
        <w:bottom w:val="none" w:sz="0" w:space="0" w:color="auto"/>
        <w:right w:val="none" w:sz="0" w:space="0" w:color="auto"/>
      </w:divBdr>
    </w:div>
    <w:div w:id="1732538704">
      <w:bodyDiv w:val="1"/>
      <w:marLeft w:val="0"/>
      <w:marRight w:val="0"/>
      <w:marTop w:val="0"/>
      <w:marBottom w:val="0"/>
      <w:divBdr>
        <w:top w:val="none" w:sz="0" w:space="0" w:color="auto"/>
        <w:left w:val="none" w:sz="0" w:space="0" w:color="auto"/>
        <w:bottom w:val="none" w:sz="0" w:space="0" w:color="auto"/>
        <w:right w:val="none" w:sz="0" w:space="0" w:color="auto"/>
      </w:divBdr>
    </w:div>
    <w:div w:id="1765489054">
      <w:bodyDiv w:val="1"/>
      <w:marLeft w:val="0"/>
      <w:marRight w:val="0"/>
      <w:marTop w:val="0"/>
      <w:marBottom w:val="0"/>
      <w:divBdr>
        <w:top w:val="none" w:sz="0" w:space="0" w:color="auto"/>
        <w:left w:val="none" w:sz="0" w:space="0" w:color="auto"/>
        <w:bottom w:val="none" w:sz="0" w:space="0" w:color="auto"/>
        <w:right w:val="none" w:sz="0" w:space="0" w:color="auto"/>
      </w:divBdr>
    </w:div>
    <w:div w:id="1851603789">
      <w:bodyDiv w:val="1"/>
      <w:marLeft w:val="0"/>
      <w:marRight w:val="0"/>
      <w:marTop w:val="0"/>
      <w:marBottom w:val="0"/>
      <w:divBdr>
        <w:top w:val="none" w:sz="0" w:space="0" w:color="auto"/>
        <w:left w:val="none" w:sz="0" w:space="0" w:color="auto"/>
        <w:bottom w:val="none" w:sz="0" w:space="0" w:color="auto"/>
        <w:right w:val="none" w:sz="0" w:space="0" w:color="auto"/>
      </w:divBdr>
    </w:div>
    <w:div w:id="1865438182">
      <w:bodyDiv w:val="1"/>
      <w:marLeft w:val="0"/>
      <w:marRight w:val="0"/>
      <w:marTop w:val="0"/>
      <w:marBottom w:val="0"/>
      <w:divBdr>
        <w:top w:val="none" w:sz="0" w:space="0" w:color="auto"/>
        <w:left w:val="none" w:sz="0" w:space="0" w:color="auto"/>
        <w:bottom w:val="none" w:sz="0" w:space="0" w:color="auto"/>
        <w:right w:val="none" w:sz="0" w:space="0" w:color="auto"/>
      </w:divBdr>
    </w:div>
    <w:div w:id="1946500816">
      <w:bodyDiv w:val="1"/>
      <w:marLeft w:val="0"/>
      <w:marRight w:val="0"/>
      <w:marTop w:val="0"/>
      <w:marBottom w:val="0"/>
      <w:divBdr>
        <w:top w:val="none" w:sz="0" w:space="0" w:color="auto"/>
        <w:left w:val="none" w:sz="0" w:space="0" w:color="auto"/>
        <w:bottom w:val="none" w:sz="0" w:space="0" w:color="auto"/>
        <w:right w:val="none" w:sz="0" w:space="0" w:color="auto"/>
      </w:divBdr>
    </w:div>
    <w:div w:id="1962152424">
      <w:bodyDiv w:val="1"/>
      <w:marLeft w:val="0"/>
      <w:marRight w:val="0"/>
      <w:marTop w:val="0"/>
      <w:marBottom w:val="0"/>
      <w:divBdr>
        <w:top w:val="none" w:sz="0" w:space="0" w:color="auto"/>
        <w:left w:val="none" w:sz="0" w:space="0" w:color="auto"/>
        <w:bottom w:val="none" w:sz="0" w:space="0" w:color="auto"/>
        <w:right w:val="none" w:sz="0" w:space="0" w:color="auto"/>
      </w:divBdr>
    </w:div>
    <w:div w:id="1967812019">
      <w:bodyDiv w:val="1"/>
      <w:marLeft w:val="0"/>
      <w:marRight w:val="0"/>
      <w:marTop w:val="0"/>
      <w:marBottom w:val="0"/>
      <w:divBdr>
        <w:top w:val="none" w:sz="0" w:space="0" w:color="auto"/>
        <w:left w:val="none" w:sz="0" w:space="0" w:color="auto"/>
        <w:bottom w:val="none" w:sz="0" w:space="0" w:color="auto"/>
        <w:right w:val="none" w:sz="0" w:space="0" w:color="auto"/>
      </w:divBdr>
    </w:div>
    <w:div w:id="2024897735">
      <w:bodyDiv w:val="1"/>
      <w:marLeft w:val="0"/>
      <w:marRight w:val="0"/>
      <w:marTop w:val="0"/>
      <w:marBottom w:val="0"/>
      <w:divBdr>
        <w:top w:val="none" w:sz="0" w:space="0" w:color="auto"/>
        <w:left w:val="none" w:sz="0" w:space="0" w:color="auto"/>
        <w:bottom w:val="none" w:sz="0" w:space="0" w:color="auto"/>
        <w:right w:val="none" w:sz="0" w:space="0" w:color="auto"/>
      </w:divBdr>
    </w:div>
    <w:div w:id="2046564812">
      <w:bodyDiv w:val="1"/>
      <w:marLeft w:val="0"/>
      <w:marRight w:val="0"/>
      <w:marTop w:val="0"/>
      <w:marBottom w:val="0"/>
      <w:divBdr>
        <w:top w:val="none" w:sz="0" w:space="0" w:color="auto"/>
        <w:left w:val="none" w:sz="0" w:space="0" w:color="auto"/>
        <w:bottom w:val="none" w:sz="0" w:space="0" w:color="auto"/>
        <w:right w:val="none" w:sz="0" w:space="0" w:color="auto"/>
      </w:divBdr>
    </w:div>
    <w:div w:id="21273834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https://mmsmis.gsfc.nasa.gov" TargetMode="External"/><Relationship Id="rId11" Type="http://schemas.openxmlformats.org/officeDocument/2006/relationships/image" Target="media/image2.e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3.png"/><Relationship Id="rId17" Type="http://schemas.openxmlformats.org/officeDocument/2006/relationships/image" Target="media/image4.tiff"/><Relationship Id="rId18" Type="http://schemas.openxmlformats.org/officeDocument/2006/relationships/image" Target="media/image5.tiff"/><Relationship Id="rId19" Type="http://schemas.openxmlformats.org/officeDocument/2006/relationships/image" Target="media/image6.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92E2B-12A6-544D-9D91-F191B20403EA}">
  <ds:schemaRefs>
    <ds:schemaRef ds:uri="http://schemas.openxmlformats.org/officeDocument/2006/bibliography"/>
  </ds:schemaRefs>
</ds:datastoreItem>
</file>

<file path=customXml/itemProps2.xml><?xml version="1.0" encoding="utf-8"?>
<ds:datastoreItem xmlns:ds="http://schemas.openxmlformats.org/officeDocument/2006/customXml" ds:itemID="{9F4453ED-F17A-6E4E-B860-BA41BF9D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53</Pages>
  <Words>13174</Words>
  <Characters>75092</Characters>
  <Application>Microsoft Macintosh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Table of Contents</vt:lpstr>
    </vt:vector>
  </TitlesOfParts>
  <Manager/>
  <Company>NASA/GSFC</Company>
  <LinksUpToDate>false</LinksUpToDate>
  <CharactersWithSpaces>88090</CharactersWithSpaces>
  <SharedDoc>false</SharedDoc>
  <HyperlinkBase/>
  <HLinks>
    <vt:vector size="120" baseType="variant">
      <vt:variant>
        <vt:i4>1441802</vt:i4>
      </vt:variant>
      <vt:variant>
        <vt:i4>125</vt:i4>
      </vt:variant>
      <vt:variant>
        <vt:i4>0</vt:i4>
      </vt:variant>
      <vt:variant>
        <vt:i4>5</vt:i4>
      </vt:variant>
      <vt:variant>
        <vt:lpwstr/>
      </vt:variant>
      <vt:variant>
        <vt:lpwstr>_Toc200514900</vt:lpwstr>
      </vt:variant>
      <vt:variant>
        <vt:i4>2031618</vt:i4>
      </vt:variant>
      <vt:variant>
        <vt:i4>113</vt:i4>
      </vt:variant>
      <vt:variant>
        <vt:i4>0</vt:i4>
      </vt:variant>
      <vt:variant>
        <vt:i4>5</vt:i4>
      </vt:variant>
      <vt:variant>
        <vt:lpwstr/>
      </vt:variant>
      <vt:variant>
        <vt:lpwstr>_Toc200514899</vt:lpwstr>
      </vt:variant>
      <vt:variant>
        <vt:i4>1114114</vt:i4>
      </vt:variant>
      <vt:variant>
        <vt:i4>104</vt:i4>
      </vt:variant>
      <vt:variant>
        <vt:i4>0</vt:i4>
      </vt:variant>
      <vt:variant>
        <vt:i4>5</vt:i4>
      </vt:variant>
      <vt:variant>
        <vt:lpwstr/>
      </vt:variant>
      <vt:variant>
        <vt:lpwstr>_Toc200514879</vt:lpwstr>
      </vt:variant>
      <vt:variant>
        <vt:i4>2031619</vt:i4>
      </vt:variant>
      <vt:variant>
        <vt:i4>95</vt:i4>
      </vt:variant>
      <vt:variant>
        <vt:i4>0</vt:i4>
      </vt:variant>
      <vt:variant>
        <vt:i4>5</vt:i4>
      </vt:variant>
      <vt:variant>
        <vt:lpwstr/>
      </vt:variant>
      <vt:variant>
        <vt:lpwstr>_Toc200514898</vt:lpwstr>
      </vt:variant>
      <vt:variant>
        <vt:i4>2031628</vt:i4>
      </vt:variant>
      <vt:variant>
        <vt:i4>89</vt:i4>
      </vt:variant>
      <vt:variant>
        <vt:i4>0</vt:i4>
      </vt:variant>
      <vt:variant>
        <vt:i4>5</vt:i4>
      </vt:variant>
      <vt:variant>
        <vt:lpwstr/>
      </vt:variant>
      <vt:variant>
        <vt:lpwstr>_Toc200514897</vt:lpwstr>
      </vt:variant>
      <vt:variant>
        <vt:i4>2031629</vt:i4>
      </vt:variant>
      <vt:variant>
        <vt:i4>83</vt:i4>
      </vt:variant>
      <vt:variant>
        <vt:i4>0</vt:i4>
      </vt:variant>
      <vt:variant>
        <vt:i4>5</vt:i4>
      </vt:variant>
      <vt:variant>
        <vt:lpwstr/>
      </vt:variant>
      <vt:variant>
        <vt:lpwstr>_Toc200514896</vt:lpwstr>
      </vt:variant>
      <vt:variant>
        <vt:i4>2031630</vt:i4>
      </vt:variant>
      <vt:variant>
        <vt:i4>77</vt:i4>
      </vt:variant>
      <vt:variant>
        <vt:i4>0</vt:i4>
      </vt:variant>
      <vt:variant>
        <vt:i4>5</vt:i4>
      </vt:variant>
      <vt:variant>
        <vt:lpwstr/>
      </vt:variant>
      <vt:variant>
        <vt:lpwstr>_Toc200514895</vt:lpwstr>
      </vt:variant>
      <vt:variant>
        <vt:i4>2031631</vt:i4>
      </vt:variant>
      <vt:variant>
        <vt:i4>71</vt:i4>
      </vt:variant>
      <vt:variant>
        <vt:i4>0</vt:i4>
      </vt:variant>
      <vt:variant>
        <vt:i4>5</vt:i4>
      </vt:variant>
      <vt:variant>
        <vt:lpwstr/>
      </vt:variant>
      <vt:variant>
        <vt:lpwstr>_Toc200514894</vt:lpwstr>
      </vt:variant>
      <vt:variant>
        <vt:i4>2031624</vt:i4>
      </vt:variant>
      <vt:variant>
        <vt:i4>65</vt:i4>
      </vt:variant>
      <vt:variant>
        <vt:i4>0</vt:i4>
      </vt:variant>
      <vt:variant>
        <vt:i4>5</vt:i4>
      </vt:variant>
      <vt:variant>
        <vt:lpwstr/>
      </vt:variant>
      <vt:variant>
        <vt:lpwstr>_Toc200514893</vt:lpwstr>
      </vt:variant>
      <vt:variant>
        <vt:i4>2031625</vt:i4>
      </vt:variant>
      <vt:variant>
        <vt:i4>59</vt:i4>
      </vt:variant>
      <vt:variant>
        <vt:i4>0</vt:i4>
      </vt:variant>
      <vt:variant>
        <vt:i4>5</vt:i4>
      </vt:variant>
      <vt:variant>
        <vt:lpwstr/>
      </vt:variant>
      <vt:variant>
        <vt:lpwstr>_Toc200514892</vt:lpwstr>
      </vt:variant>
      <vt:variant>
        <vt:i4>2031626</vt:i4>
      </vt:variant>
      <vt:variant>
        <vt:i4>53</vt:i4>
      </vt:variant>
      <vt:variant>
        <vt:i4>0</vt:i4>
      </vt:variant>
      <vt:variant>
        <vt:i4>5</vt:i4>
      </vt:variant>
      <vt:variant>
        <vt:lpwstr/>
      </vt:variant>
      <vt:variant>
        <vt:lpwstr>_Toc200514891</vt:lpwstr>
      </vt:variant>
      <vt:variant>
        <vt:i4>2031627</vt:i4>
      </vt:variant>
      <vt:variant>
        <vt:i4>47</vt:i4>
      </vt:variant>
      <vt:variant>
        <vt:i4>0</vt:i4>
      </vt:variant>
      <vt:variant>
        <vt:i4>5</vt:i4>
      </vt:variant>
      <vt:variant>
        <vt:lpwstr/>
      </vt:variant>
      <vt:variant>
        <vt:lpwstr>_Toc200514890</vt:lpwstr>
      </vt:variant>
      <vt:variant>
        <vt:i4>1966082</vt:i4>
      </vt:variant>
      <vt:variant>
        <vt:i4>41</vt:i4>
      </vt:variant>
      <vt:variant>
        <vt:i4>0</vt:i4>
      </vt:variant>
      <vt:variant>
        <vt:i4>5</vt:i4>
      </vt:variant>
      <vt:variant>
        <vt:lpwstr/>
      </vt:variant>
      <vt:variant>
        <vt:lpwstr>_Toc200514889</vt:lpwstr>
      </vt:variant>
      <vt:variant>
        <vt:i4>1966083</vt:i4>
      </vt:variant>
      <vt:variant>
        <vt:i4>35</vt:i4>
      </vt:variant>
      <vt:variant>
        <vt:i4>0</vt:i4>
      </vt:variant>
      <vt:variant>
        <vt:i4>5</vt:i4>
      </vt:variant>
      <vt:variant>
        <vt:lpwstr/>
      </vt:variant>
      <vt:variant>
        <vt:lpwstr>_Toc200514888</vt:lpwstr>
      </vt:variant>
      <vt:variant>
        <vt:i4>1966092</vt:i4>
      </vt:variant>
      <vt:variant>
        <vt:i4>29</vt:i4>
      </vt:variant>
      <vt:variant>
        <vt:i4>0</vt:i4>
      </vt:variant>
      <vt:variant>
        <vt:i4>5</vt:i4>
      </vt:variant>
      <vt:variant>
        <vt:lpwstr/>
      </vt:variant>
      <vt:variant>
        <vt:lpwstr>_Toc200514887</vt:lpwstr>
      </vt:variant>
      <vt:variant>
        <vt:i4>1966093</vt:i4>
      </vt:variant>
      <vt:variant>
        <vt:i4>23</vt:i4>
      </vt:variant>
      <vt:variant>
        <vt:i4>0</vt:i4>
      </vt:variant>
      <vt:variant>
        <vt:i4>5</vt:i4>
      </vt:variant>
      <vt:variant>
        <vt:lpwstr/>
      </vt:variant>
      <vt:variant>
        <vt:lpwstr>_Toc200514886</vt:lpwstr>
      </vt:variant>
      <vt:variant>
        <vt:i4>1966094</vt:i4>
      </vt:variant>
      <vt:variant>
        <vt:i4>17</vt:i4>
      </vt:variant>
      <vt:variant>
        <vt:i4>0</vt:i4>
      </vt:variant>
      <vt:variant>
        <vt:i4>5</vt:i4>
      </vt:variant>
      <vt:variant>
        <vt:lpwstr/>
      </vt:variant>
      <vt:variant>
        <vt:lpwstr>_Toc200514885</vt:lpwstr>
      </vt:variant>
      <vt:variant>
        <vt:i4>1966095</vt:i4>
      </vt:variant>
      <vt:variant>
        <vt:i4>11</vt:i4>
      </vt:variant>
      <vt:variant>
        <vt:i4>0</vt:i4>
      </vt:variant>
      <vt:variant>
        <vt:i4>5</vt:i4>
      </vt:variant>
      <vt:variant>
        <vt:lpwstr/>
      </vt:variant>
      <vt:variant>
        <vt:lpwstr>_Toc200514884</vt:lpwstr>
      </vt:variant>
      <vt:variant>
        <vt:i4>1966088</vt:i4>
      </vt:variant>
      <vt:variant>
        <vt:i4>5</vt:i4>
      </vt:variant>
      <vt:variant>
        <vt:i4>0</vt:i4>
      </vt:variant>
      <vt:variant>
        <vt:i4>5</vt:i4>
      </vt:variant>
      <vt:variant>
        <vt:lpwstr/>
      </vt:variant>
      <vt:variant>
        <vt:lpwstr>_Toc200514883</vt:lpwstr>
      </vt:variant>
      <vt:variant>
        <vt:i4>6029434</vt:i4>
      </vt:variant>
      <vt:variant>
        <vt:i4>0</vt:i4>
      </vt:variant>
      <vt:variant>
        <vt:i4>0</vt:i4>
      </vt:variant>
      <vt:variant>
        <vt:i4>5</vt:i4>
      </vt:variant>
      <vt:variant>
        <vt:lpwstr>https://mmsmis.gsfc.nasa.gov/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mgosselin</dc:creator>
  <cp:keywords/>
  <dc:description/>
  <cp:lastModifiedBy>Ben Smith</cp:lastModifiedBy>
  <cp:revision>34</cp:revision>
  <cp:lastPrinted>2018-03-23T23:17:00Z</cp:lastPrinted>
  <dcterms:created xsi:type="dcterms:W3CDTF">2018-02-22T23:14:00Z</dcterms:created>
  <dcterms:modified xsi:type="dcterms:W3CDTF">2018-04-24T21:12:00Z</dcterms:modified>
  <cp:category/>
</cp:coreProperties>
</file>